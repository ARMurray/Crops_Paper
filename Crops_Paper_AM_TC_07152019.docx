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29B93D" w14:textId="77777777" w:rsidR="007B69BA" w:rsidRDefault="007B69BA" w:rsidP="007B69BA">
      <w:pPr>
        <w:spacing w:after="0" w:line="360" w:lineRule="auto"/>
        <w:jc w:val="center"/>
        <w:rPr>
          <w:rFonts w:ascii="Times New Roman" w:eastAsia="Times New Roman" w:hAnsi="Times New Roman" w:cs="Times New Roman"/>
          <w:b/>
          <w:sz w:val="24"/>
          <w:szCs w:val="24"/>
          <w:highlight w:val="white"/>
        </w:rPr>
      </w:pPr>
      <w:bookmarkStart w:id="0" w:name="_GoBack"/>
      <w:bookmarkEnd w:id="0"/>
      <w:r>
        <w:rPr>
          <w:rFonts w:ascii="Times New Roman" w:eastAsia="Times New Roman" w:hAnsi="Times New Roman" w:cs="Times New Roman"/>
          <w:b/>
          <w:sz w:val="24"/>
          <w:szCs w:val="24"/>
          <w:highlight w:val="white"/>
        </w:rPr>
        <w:t xml:space="preserve">Spatiotemporal Relationships of Crop Yield and Growing Season </w:t>
      </w:r>
    </w:p>
    <w:p w14:paraId="66A25080" w14:textId="6C2CC950" w:rsidR="007B69BA" w:rsidRDefault="007B69BA" w:rsidP="007B69BA">
      <w:pPr>
        <w:spacing w:after="0" w:line="36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Climate Anomalies in the Southeastern United States</w:t>
      </w:r>
    </w:p>
    <w:p w14:paraId="0D33E618" w14:textId="61220A3B" w:rsidR="00916D9D" w:rsidRPr="00916D9D" w:rsidRDefault="00916D9D" w:rsidP="007B69BA">
      <w:pPr>
        <w:spacing w:after="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Montana A. Eck, Andrew R. Murray</w:t>
      </w:r>
      <w:del w:id="1" w:author="Andrew Murray" w:date="2019-07-15T07:19:00Z">
        <w:r w:rsidDel="0067585D">
          <w:rPr>
            <w:rFonts w:ascii="Times New Roman" w:eastAsia="Times New Roman" w:hAnsi="Times New Roman" w:cs="Times New Roman"/>
            <w:sz w:val="24"/>
            <w:szCs w:val="24"/>
            <w:highlight w:val="white"/>
          </w:rPr>
          <w:delText xml:space="preserve">, </w:delText>
        </w:r>
        <w:commentRangeStart w:id="2"/>
        <w:r w:rsidDel="0067585D">
          <w:rPr>
            <w:rFonts w:ascii="Times New Roman" w:eastAsia="Times New Roman" w:hAnsi="Times New Roman" w:cs="Times New Roman"/>
            <w:sz w:val="24"/>
            <w:szCs w:val="24"/>
            <w:highlight w:val="white"/>
          </w:rPr>
          <w:delText>Clark Gray</w:delText>
        </w:r>
      </w:del>
      <w:commentRangeEnd w:id="2"/>
      <w:r w:rsidR="0067585D">
        <w:rPr>
          <w:rStyle w:val="CommentReference"/>
        </w:rPr>
        <w:commentReference w:id="2"/>
      </w:r>
    </w:p>
    <w:p w14:paraId="550E0981" w14:textId="77777777" w:rsidR="007B69BA" w:rsidRDefault="007B69BA" w:rsidP="00AB1719">
      <w:pPr>
        <w:spacing w:after="0" w:line="360" w:lineRule="auto"/>
        <w:rPr>
          <w:rFonts w:ascii="Times New Roman" w:eastAsia="Times New Roman" w:hAnsi="Times New Roman" w:cs="Times New Roman"/>
          <w:b/>
          <w:sz w:val="24"/>
          <w:szCs w:val="24"/>
          <w:highlight w:val="white"/>
        </w:rPr>
      </w:pPr>
    </w:p>
    <w:p w14:paraId="45CEBC12" w14:textId="7BF7308A" w:rsidR="00531A4F" w:rsidRPr="000E5E16" w:rsidRDefault="00531A4F" w:rsidP="00AB1719">
      <w:pPr>
        <w:spacing w:after="0" w:line="360" w:lineRule="auto"/>
        <w:rPr>
          <w:rFonts w:ascii="Times New Roman" w:eastAsia="Times New Roman" w:hAnsi="Times New Roman" w:cs="Times New Roman"/>
          <w:b/>
          <w:sz w:val="24"/>
          <w:szCs w:val="24"/>
          <w:highlight w:val="white"/>
        </w:rPr>
      </w:pPr>
      <w:r w:rsidRPr="006D0C8C">
        <w:rPr>
          <w:rFonts w:ascii="Times New Roman" w:eastAsia="Times New Roman" w:hAnsi="Times New Roman" w:cs="Times New Roman"/>
          <w:b/>
          <w:sz w:val="24"/>
          <w:szCs w:val="24"/>
          <w:highlight w:val="white"/>
        </w:rPr>
        <w:t>I</w:t>
      </w:r>
      <w:r w:rsidRPr="000E5E16">
        <w:rPr>
          <w:rFonts w:ascii="Times New Roman" w:eastAsia="Times New Roman" w:hAnsi="Times New Roman" w:cs="Times New Roman"/>
          <w:b/>
          <w:sz w:val="24"/>
          <w:szCs w:val="24"/>
          <w:highlight w:val="white"/>
        </w:rPr>
        <w:t>ntroduction</w:t>
      </w:r>
    </w:p>
    <w:p w14:paraId="2711D742" w14:textId="43E9CE9C" w:rsidR="002C29B7" w:rsidRPr="000E5E16" w:rsidRDefault="4D518176" w:rsidP="4D518176">
      <w:pPr>
        <w:spacing w:after="0" w:line="360" w:lineRule="auto"/>
        <w:ind w:firstLine="720"/>
        <w:rPr>
          <w:rFonts w:ascii="Times New Roman" w:eastAsia="Times New Roman" w:hAnsi="Times New Roman" w:cs="Times New Roman"/>
          <w:sz w:val="24"/>
          <w:szCs w:val="24"/>
          <w:highlight w:val="white"/>
        </w:rPr>
      </w:pPr>
      <w:r w:rsidRPr="4D518176">
        <w:rPr>
          <w:rFonts w:ascii="Times New Roman" w:eastAsia="Times New Roman" w:hAnsi="Times New Roman" w:cs="Times New Roman"/>
          <w:sz w:val="24"/>
          <w:szCs w:val="24"/>
          <w:highlight w:val="white"/>
        </w:rPr>
        <w:t xml:space="preserve">Agricultural production in the United States (US) is highly sensitive to interannual climatic variability and will likely experience significant adverse impacts as a result of </w:t>
      </w:r>
      <w:commentRangeStart w:id="3"/>
      <w:r w:rsidRPr="4D518176">
        <w:rPr>
          <w:rFonts w:ascii="Times New Roman" w:eastAsia="Times New Roman" w:hAnsi="Times New Roman" w:cs="Times New Roman"/>
          <w:sz w:val="24"/>
          <w:szCs w:val="24"/>
          <w:highlight w:val="white"/>
        </w:rPr>
        <w:t xml:space="preserve">anthropogenically enhanced </w:t>
      </w:r>
      <w:commentRangeEnd w:id="3"/>
      <w:r w:rsidR="001477CB">
        <w:rPr>
          <w:rStyle w:val="CommentReference"/>
        </w:rPr>
        <w:commentReference w:id="3"/>
      </w:r>
      <w:r w:rsidRPr="4D518176">
        <w:rPr>
          <w:rFonts w:ascii="Times New Roman" w:eastAsia="Times New Roman" w:hAnsi="Times New Roman" w:cs="Times New Roman"/>
          <w:sz w:val="24"/>
          <w:szCs w:val="24"/>
          <w:highlight w:val="white"/>
        </w:rPr>
        <w:t>climate change (</w:t>
      </w:r>
      <w:r w:rsidR="00BA152B" w:rsidRPr="00BA152B">
        <w:rPr>
          <w:rFonts w:ascii="Times New Roman" w:eastAsia="Times New Roman" w:hAnsi="Times New Roman" w:cs="Times New Roman"/>
          <w:sz w:val="24"/>
          <w:szCs w:val="24"/>
        </w:rPr>
        <w:t>Reilly</w:t>
      </w:r>
      <w:r w:rsidR="00BA152B" w:rsidRPr="00BA152B">
        <w:rPr>
          <w:rFonts w:ascii="Times New Roman" w:eastAsia="Times New Roman" w:hAnsi="Times New Roman" w:cs="Times New Roman"/>
          <w:sz w:val="24"/>
          <w:szCs w:val="24"/>
          <w:highlight w:val="white"/>
        </w:rPr>
        <w:t xml:space="preserve"> </w:t>
      </w:r>
      <w:r w:rsidRPr="4D518176">
        <w:rPr>
          <w:rFonts w:ascii="Times New Roman" w:eastAsia="Times New Roman" w:hAnsi="Times New Roman" w:cs="Times New Roman"/>
          <w:sz w:val="24"/>
          <w:szCs w:val="24"/>
          <w:highlight w:val="white"/>
        </w:rPr>
        <w:t xml:space="preserve">et al., 2003; Lobell &amp; Asner, 2003; Adams et al., 1995). Farmers across the US have been adapting to and coping with extreme meteorological hazards for centuries but future projections of increased warming and volatility in precipitation suggest increased pressure on the </w:t>
      </w:r>
      <w:r w:rsidRPr="00036650">
        <w:rPr>
          <w:rFonts w:ascii="Times New Roman" w:eastAsia="Times New Roman" w:hAnsi="Times New Roman" w:cs="Times New Roman"/>
          <w:sz w:val="24"/>
          <w:szCs w:val="24"/>
          <w:highlight w:val="white"/>
        </w:rPr>
        <w:t>agricultural</w:t>
      </w:r>
      <w:r w:rsidR="00BA152B">
        <w:rPr>
          <w:rFonts w:ascii="Times New Roman" w:eastAsia="Times New Roman" w:hAnsi="Times New Roman" w:cs="Times New Roman"/>
          <w:sz w:val="24"/>
          <w:szCs w:val="24"/>
          <w:highlight w:val="white"/>
        </w:rPr>
        <w:t xml:space="preserve"> industry (Cho &amp; McCar</w:t>
      </w:r>
      <w:r w:rsidRPr="4D518176">
        <w:rPr>
          <w:rFonts w:ascii="Times New Roman" w:eastAsia="Times New Roman" w:hAnsi="Times New Roman" w:cs="Times New Roman"/>
          <w:sz w:val="24"/>
          <w:szCs w:val="24"/>
          <w:highlight w:val="white"/>
        </w:rPr>
        <w:t xml:space="preserve">l, 2017; Doll et al., 2017). Techniques to manage the effects of climatic change and coping mechanisms for short-term meteorological “shocks” differ across the unique agricultural regions of the United States (Reyes </w:t>
      </w:r>
      <w:r w:rsidR="00BA152B">
        <w:rPr>
          <w:rFonts w:ascii="Times New Roman" w:eastAsia="Times New Roman" w:hAnsi="Times New Roman" w:cs="Times New Roman"/>
          <w:sz w:val="24"/>
          <w:szCs w:val="24"/>
          <w:highlight w:val="white"/>
        </w:rPr>
        <w:t>&amp; Elias,</w:t>
      </w:r>
      <w:r w:rsidR="00036650">
        <w:rPr>
          <w:rFonts w:ascii="Times New Roman" w:eastAsia="Times New Roman" w:hAnsi="Times New Roman" w:cs="Times New Roman"/>
          <w:sz w:val="24"/>
          <w:szCs w:val="24"/>
          <w:highlight w:val="white"/>
        </w:rPr>
        <w:t xml:space="preserve"> 2019; Nelson et al., 2014)</w:t>
      </w:r>
      <w:r w:rsidRPr="4D518176">
        <w:rPr>
          <w:rFonts w:ascii="Times New Roman" w:eastAsia="Times New Roman" w:hAnsi="Times New Roman" w:cs="Times New Roman"/>
          <w:sz w:val="24"/>
          <w:szCs w:val="24"/>
          <w:highlight w:val="white"/>
        </w:rPr>
        <w:t xml:space="preserve">. In more vulnerable regions, such as the southeastern United States (SEUS), the impacts and associated response differs considerably based on the crop type, hazard, and the time in which the event occurred during the growing season. </w:t>
      </w:r>
    </w:p>
    <w:p w14:paraId="727BB4D9" w14:textId="1715CC40" w:rsidR="00AB0B74" w:rsidRDefault="4D518176" w:rsidP="4D518176">
      <w:pPr>
        <w:spacing w:after="0" w:line="360" w:lineRule="auto"/>
        <w:ind w:firstLine="720"/>
        <w:rPr>
          <w:rFonts w:ascii="Times New Roman" w:eastAsia="Times New Roman" w:hAnsi="Times New Roman" w:cs="Times New Roman"/>
          <w:sz w:val="24"/>
          <w:szCs w:val="24"/>
        </w:rPr>
      </w:pPr>
      <w:r w:rsidRPr="4D518176">
        <w:rPr>
          <w:rFonts w:ascii="Times New Roman" w:eastAsia="Times New Roman" w:hAnsi="Times New Roman" w:cs="Times New Roman"/>
          <w:sz w:val="24"/>
          <w:szCs w:val="24"/>
        </w:rPr>
        <w:t>Despite being more heavily associated with the Midwest, agriculture remains a primary economic driver for the SEUS. Accounting for nearly 17% of the total agricultural production in the country, the SEUS provides some of the highest diversity of cultivated crops of any region in the U.S. (Asseng, 2013)</w:t>
      </w:r>
      <w:ins w:id="4" w:author="Andrew Murray" w:date="2019-07-15T07:24:00Z">
        <w:r w:rsidR="00141A74">
          <w:rPr>
            <w:rFonts w:ascii="Times New Roman" w:eastAsia="Times New Roman" w:hAnsi="Times New Roman" w:cs="Times New Roman"/>
            <w:sz w:val="24"/>
            <w:szCs w:val="24"/>
          </w:rPr>
          <w:t>,</w:t>
        </w:r>
      </w:ins>
      <w:del w:id="5" w:author="Andrew Murray" w:date="2019-07-15T07:23:00Z">
        <w:r w:rsidRPr="4D518176" w:rsidDel="00E13BA2">
          <w:rPr>
            <w:rFonts w:ascii="Times New Roman" w:eastAsia="Times New Roman" w:hAnsi="Times New Roman" w:cs="Times New Roman"/>
            <w:sz w:val="24"/>
            <w:szCs w:val="24"/>
          </w:rPr>
          <w:delText>.</w:delText>
        </w:r>
      </w:del>
      <w:del w:id="6" w:author="Andrew Murray" w:date="2019-07-15T07:24:00Z">
        <w:r w:rsidRPr="4D518176" w:rsidDel="00141A74">
          <w:rPr>
            <w:rFonts w:ascii="Times New Roman" w:eastAsia="Times New Roman" w:hAnsi="Times New Roman" w:cs="Times New Roman"/>
            <w:sz w:val="24"/>
            <w:szCs w:val="24"/>
          </w:rPr>
          <w:delText xml:space="preserve"> </w:delText>
        </w:r>
      </w:del>
      <w:ins w:id="7" w:author="Andrew Murray" w:date="2019-07-15T07:24:00Z">
        <w:r w:rsidR="00141A74">
          <w:rPr>
            <w:rFonts w:ascii="Times New Roman" w:eastAsia="Times New Roman" w:hAnsi="Times New Roman" w:cs="Times New Roman"/>
            <w:sz w:val="24"/>
            <w:szCs w:val="24"/>
          </w:rPr>
          <w:t>w</w:t>
        </w:r>
      </w:ins>
      <w:ins w:id="8" w:author="Andrew Murray" w:date="2019-07-15T07:23:00Z">
        <w:r w:rsidR="00E13BA2">
          <w:rPr>
            <w:rFonts w:ascii="Times New Roman" w:eastAsia="Times New Roman" w:hAnsi="Times New Roman" w:cs="Times New Roman"/>
            <w:sz w:val="24"/>
            <w:szCs w:val="24"/>
          </w:rPr>
          <w:t>ith m</w:t>
        </w:r>
      </w:ins>
      <w:del w:id="9" w:author="Andrew Murray" w:date="2019-07-15T07:23:00Z">
        <w:r w:rsidR="00F1548E" w:rsidDel="00E13BA2">
          <w:rPr>
            <w:rFonts w:ascii="Times New Roman" w:eastAsia="Times New Roman" w:hAnsi="Times New Roman" w:cs="Times New Roman"/>
            <w:sz w:val="24"/>
            <w:szCs w:val="24"/>
          </w:rPr>
          <w:delText>M</w:delText>
        </w:r>
      </w:del>
      <w:r w:rsidR="00F1548E">
        <w:rPr>
          <w:rFonts w:ascii="Times New Roman" w:eastAsia="Times New Roman" w:hAnsi="Times New Roman" w:cs="Times New Roman"/>
          <w:sz w:val="24"/>
          <w:szCs w:val="24"/>
        </w:rPr>
        <w:t>uch of this variety in agricultural productivity</w:t>
      </w:r>
      <w:del w:id="10" w:author="Andrew Murray" w:date="2019-07-15T07:24:00Z">
        <w:r w:rsidR="00F1548E" w:rsidDel="00E13BA2">
          <w:rPr>
            <w:rFonts w:ascii="Times New Roman" w:eastAsia="Times New Roman" w:hAnsi="Times New Roman" w:cs="Times New Roman"/>
            <w:sz w:val="24"/>
            <w:szCs w:val="24"/>
          </w:rPr>
          <w:delText xml:space="preserve"> c</w:delText>
        </w:r>
      </w:del>
      <w:del w:id="11" w:author="Andrew Murray" w:date="2019-07-15T07:23:00Z">
        <w:r w:rsidR="00F1548E" w:rsidDel="00E13BA2">
          <w:rPr>
            <w:rFonts w:ascii="Times New Roman" w:eastAsia="Times New Roman" w:hAnsi="Times New Roman" w:cs="Times New Roman"/>
            <w:sz w:val="24"/>
            <w:szCs w:val="24"/>
          </w:rPr>
          <w:delText>an be</w:delText>
        </w:r>
      </w:del>
      <w:r w:rsidR="00F1548E">
        <w:rPr>
          <w:rFonts w:ascii="Times New Roman" w:eastAsia="Times New Roman" w:hAnsi="Times New Roman" w:cs="Times New Roman"/>
          <w:sz w:val="24"/>
          <w:szCs w:val="24"/>
        </w:rPr>
        <w:t xml:space="preserve"> attribut</w:t>
      </w:r>
      <w:ins w:id="12" w:author="Andrew Murray" w:date="2019-07-15T07:24:00Z">
        <w:r w:rsidR="00E13BA2">
          <w:rPr>
            <w:rFonts w:ascii="Times New Roman" w:eastAsia="Times New Roman" w:hAnsi="Times New Roman" w:cs="Times New Roman"/>
            <w:sz w:val="24"/>
            <w:szCs w:val="24"/>
          </w:rPr>
          <w:t>able</w:t>
        </w:r>
      </w:ins>
      <w:del w:id="13" w:author="Andrew Murray" w:date="2019-07-15T07:24:00Z">
        <w:r w:rsidR="00F1548E" w:rsidDel="00E13BA2">
          <w:rPr>
            <w:rFonts w:ascii="Times New Roman" w:eastAsia="Times New Roman" w:hAnsi="Times New Roman" w:cs="Times New Roman"/>
            <w:sz w:val="24"/>
            <w:szCs w:val="24"/>
          </w:rPr>
          <w:delText>ed</w:delText>
        </w:r>
      </w:del>
      <w:r w:rsidR="00F1548E">
        <w:rPr>
          <w:rFonts w:ascii="Times New Roman" w:eastAsia="Times New Roman" w:hAnsi="Times New Roman" w:cs="Times New Roman"/>
          <w:sz w:val="24"/>
          <w:szCs w:val="24"/>
        </w:rPr>
        <w:t xml:space="preserve"> to </w:t>
      </w:r>
      <w:r w:rsidR="004B4D42">
        <w:rPr>
          <w:rFonts w:ascii="Times New Roman" w:eastAsia="Times New Roman" w:hAnsi="Times New Roman" w:cs="Times New Roman"/>
          <w:sz w:val="24"/>
          <w:szCs w:val="24"/>
        </w:rPr>
        <w:t xml:space="preserve">the </w:t>
      </w:r>
      <w:r w:rsidR="00F1548E">
        <w:rPr>
          <w:rFonts w:ascii="Times New Roman" w:eastAsia="Times New Roman" w:hAnsi="Times New Roman" w:cs="Times New Roman"/>
          <w:sz w:val="24"/>
          <w:szCs w:val="24"/>
        </w:rPr>
        <w:t>unique geographic and climatic subregions that compose the SEUS</w:t>
      </w:r>
      <w:r w:rsidRPr="4D518176">
        <w:rPr>
          <w:rFonts w:ascii="Times New Roman" w:eastAsia="Times New Roman" w:hAnsi="Times New Roman" w:cs="Times New Roman"/>
          <w:sz w:val="24"/>
          <w:szCs w:val="24"/>
        </w:rPr>
        <w:t xml:space="preserve"> (Knox et al., 2014). </w:t>
      </w:r>
      <w:commentRangeStart w:id="14"/>
      <w:r w:rsidRPr="4D518176">
        <w:rPr>
          <w:rFonts w:ascii="Times New Roman" w:eastAsia="Times New Roman" w:hAnsi="Times New Roman" w:cs="Times New Roman"/>
          <w:sz w:val="24"/>
          <w:szCs w:val="24"/>
        </w:rPr>
        <w:t>In the coastal plain of Georgia and the Carolinas, the sandy soil and long growing season allow for peanuts and sweet potatoes to flourish</w:t>
      </w:r>
      <w:commentRangeEnd w:id="14"/>
      <w:r w:rsidR="004C4C96">
        <w:rPr>
          <w:rStyle w:val="CommentReference"/>
        </w:rPr>
        <w:commentReference w:id="14"/>
      </w:r>
      <w:r w:rsidRPr="4D518176">
        <w:rPr>
          <w:rFonts w:ascii="Times New Roman" w:eastAsia="Times New Roman" w:hAnsi="Times New Roman" w:cs="Times New Roman"/>
          <w:sz w:val="24"/>
          <w:szCs w:val="24"/>
        </w:rPr>
        <w:t>, with Georgia and North Carolina being the top producing states for these crops respectively</w:t>
      </w:r>
      <w:r w:rsidR="00D13B54">
        <w:rPr>
          <w:rFonts w:ascii="Times New Roman" w:eastAsia="Times New Roman" w:hAnsi="Times New Roman" w:cs="Times New Roman"/>
          <w:sz w:val="24"/>
          <w:szCs w:val="24"/>
        </w:rPr>
        <w:t xml:space="preserve"> (USDA, 2018</w:t>
      </w:r>
      <w:commentRangeStart w:id="15"/>
      <w:r w:rsidR="00D13B54">
        <w:rPr>
          <w:rFonts w:ascii="Times New Roman" w:eastAsia="Times New Roman" w:hAnsi="Times New Roman" w:cs="Times New Roman"/>
          <w:sz w:val="24"/>
          <w:szCs w:val="24"/>
        </w:rPr>
        <w:t>)</w:t>
      </w:r>
      <w:r w:rsidRPr="4D518176">
        <w:rPr>
          <w:rFonts w:ascii="Times New Roman" w:eastAsia="Times New Roman" w:hAnsi="Times New Roman" w:cs="Times New Roman"/>
          <w:sz w:val="24"/>
          <w:szCs w:val="24"/>
        </w:rPr>
        <w:t xml:space="preserve">. </w:t>
      </w:r>
      <w:del w:id="16" w:author="Andrew Murray" w:date="2019-07-15T07:26:00Z">
        <w:r w:rsidRPr="4D518176" w:rsidDel="00925E89">
          <w:rPr>
            <w:rFonts w:ascii="Times New Roman" w:eastAsia="Times New Roman" w:hAnsi="Times New Roman" w:cs="Times New Roman"/>
            <w:sz w:val="24"/>
            <w:szCs w:val="24"/>
          </w:rPr>
          <w:delText>Even in locations with shorter growing seasons, such as the southern Appalachian Mountains, apple farms are successful with North Carolina consistently ranking in the top 10 in apple production each year</w:delText>
        </w:r>
        <w:r w:rsidR="00D13B54" w:rsidDel="00925E89">
          <w:rPr>
            <w:rFonts w:ascii="Times New Roman" w:eastAsia="Times New Roman" w:hAnsi="Times New Roman" w:cs="Times New Roman"/>
            <w:sz w:val="24"/>
            <w:szCs w:val="24"/>
          </w:rPr>
          <w:delText xml:space="preserve"> (USDA, 2018)</w:delText>
        </w:r>
        <w:r w:rsidRPr="4D518176" w:rsidDel="00925E89">
          <w:rPr>
            <w:rFonts w:ascii="Times New Roman" w:eastAsia="Times New Roman" w:hAnsi="Times New Roman" w:cs="Times New Roman"/>
            <w:sz w:val="24"/>
            <w:szCs w:val="24"/>
          </w:rPr>
          <w:delText xml:space="preserve">. </w:delText>
        </w:r>
      </w:del>
      <w:commentRangeEnd w:id="15"/>
      <w:r w:rsidR="00925E89">
        <w:rPr>
          <w:rStyle w:val="CommentReference"/>
        </w:rPr>
        <w:commentReference w:id="15"/>
      </w:r>
      <w:r w:rsidRPr="4D518176">
        <w:rPr>
          <w:rFonts w:ascii="Times New Roman" w:eastAsia="Times New Roman" w:hAnsi="Times New Roman" w:cs="Times New Roman"/>
          <w:sz w:val="24"/>
          <w:szCs w:val="24"/>
        </w:rPr>
        <w:t xml:space="preserve">Along with these regional crops, the SEUS is also a large contributor to the national yield of maize, soybeans, and other major crops. </w:t>
      </w:r>
    </w:p>
    <w:p w14:paraId="51F2A2DC" w14:textId="28B26154" w:rsidR="0045024F" w:rsidRPr="006714C6" w:rsidRDefault="0045024F" w:rsidP="00AB1719">
      <w:pPr>
        <w:spacing w:after="0" w:line="360" w:lineRule="auto"/>
        <w:ind w:firstLine="720"/>
        <w:rPr>
          <w:rFonts w:ascii="Times New Roman" w:eastAsia="Times New Roman" w:hAnsi="Times New Roman" w:cs="Times New Roman"/>
          <w:sz w:val="24"/>
          <w:szCs w:val="24"/>
          <w:highlight w:val="white"/>
        </w:rPr>
      </w:pPr>
      <w:r w:rsidRPr="006714C6">
        <w:rPr>
          <w:rFonts w:ascii="Times New Roman" w:eastAsia="Times New Roman" w:hAnsi="Times New Roman" w:cs="Times New Roman"/>
          <w:sz w:val="24"/>
          <w:szCs w:val="24"/>
          <w:highlight w:val="white"/>
        </w:rPr>
        <w:t>Annual fluctuations in agricultural production and loss are highly influenced by year-to-year variability in the local climate</w:t>
      </w:r>
      <w:r w:rsidR="00D13B54" w:rsidRPr="006714C6">
        <w:rPr>
          <w:rFonts w:ascii="Times New Roman" w:eastAsia="Times New Roman" w:hAnsi="Times New Roman" w:cs="Times New Roman"/>
          <w:sz w:val="24"/>
          <w:szCs w:val="24"/>
          <w:highlight w:val="white"/>
        </w:rPr>
        <w:t xml:space="preserve"> (Wolfe et al., 2018; Hansen et al., 1997)</w:t>
      </w:r>
      <w:r w:rsidR="000409D6" w:rsidRPr="006714C6">
        <w:rPr>
          <w:rFonts w:ascii="Times New Roman" w:eastAsia="Times New Roman" w:hAnsi="Times New Roman" w:cs="Times New Roman"/>
          <w:sz w:val="24"/>
          <w:szCs w:val="24"/>
          <w:highlight w:val="white"/>
        </w:rPr>
        <w:t>. Agriculture in the southeast is</w:t>
      </w:r>
      <w:r w:rsidRPr="006714C6">
        <w:rPr>
          <w:rFonts w:ascii="Times New Roman" w:eastAsia="Times New Roman" w:hAnsi="Times New Roman" w:cs="Times New Roman"/>
          <w:sz w:val="24"/>
          <w:szCs w:val="24"/>
          <w:highlight w:val="white"/>
        </w:rPr>
        <w:t xml:space="preserve"> highly vulnerable to extreme heat, with many crops in the region already being </w:t>
      </w:r>
      <w:r w:rsidRPr="006714C6">
        <w:rPr>
          <w:rFonts w:ascii="Times New Roman" w:eastAsia="Times New Roman" w:hAnsi="Times New Roman" w:cs="Times New Roman"/>
          <w:sz w:val="24"/>
          <w:szCs w:val="24"/>
          <w:highlight w:val="white"/>
        </w:rPr>
        <w:lastRenderedPageBreak/>
        <w:t>grown near their thermal limits (Hatfield et al., 2011). One prominent example is soybeans, which has an ideal daytime temperature of ~29</w:t>
      </w:r>
      <w:r w:rsidRPr="006714C6">
        <w:rPr>
          <w:rFonts w:ascii="Times New Roman" w:eastAsia="Times New Roman" w:hAnsi="Times New Roman" w:cs="Times New Roman"/>
          <w:sz w:val="24"/>
          <w:szCs w:val="24"/>
          <w:highlight w:val="white"/>
          <w:vertAlign w:val="superscript"/>
        </w:rPr>
        <w:t>0</w:t>
      </w:r>
      <w:r w:rsidRPr="006714C6">
        <w:rPr>
          <w:rFonts w:ascii="Times New Roman" w:eastAsia="Times New Roman" w:hAnsi="Times New Roman" w:cs="Times New Roman"/>
          <w:sz w:val="24"/>
          <w:szCs w:val="24"/>
          <w:highlight w:val="white"/>
        </w:rPr>
        <w:t>C and can experience pollen sterility and reduced seed sets</w:t>
      </w:r>
      <w:r w:rsidR="000409D6" w:rsidRPr="006714C6">
        <w:rPr>
          <w:rFonts w:ascii="Times New Roman" w:eastAsia="Times New Roman" w:hAnsi="Times New Roman" w:cs="Times New Roman"/>
          <w:sz w:val="24"/>
          <w:szCs w:val="24"/>
          <w:highlight w:val="white"/>
        </w:rPr>
        <w:t xml:space="preserve"> during periods of heat stress</w:t>
      </w:r>
      <w:r w:rsidR="00D13B54" w:rsidRPr="006714C6">
        <w:rPr>
          <w:rFonts w:ascii="Times New Roman" w:eastAsia="Times New Roman" w:hAnsi="Times New Roman" w:cs="Times New Roman"/>
          <w:sz w:val="24"/>
          <w:szCs w:val="24"/>
          <w:highlight w:val="white"/>
        </w:rPr>
        <w:t xml:space="preserve"> (Annan &amp; </w:t>
      </w:r>
      <w:r w:rsidR="006714C6" w:rsidRPr="006714C6">
        <w:rPr>
          <w:rFonts w:ascii="Times New Roman" w:hAnsi="Times New Roman" w:cs="Times New Roman"/>
          <w:sz w:val="24"/>
          <w:szCs w:val="24"/>
        </w:rPr>
        <w:t>Schlenker</w:t>
      </w:r>
      <w:r w:rsidR="00D13B54" w:rsidRPr="006714C6">
        <w:rPr>
          <w:rFonts w:ascii="Times New Roman" w:eastAsia="Times New Roman" w:hAnsi="Times New Roman" w:cs="Times New Roman"/>
          <w:sz w:val="24"/>
          <w:szCs w:val="24"/>
          <w:highlight w:val="white"/>
        </w:rPr>
        <w:t>, 2015)</w:t>
      </w:r>
      <w:r w:rsidR="000409D6" w:rsidRPr="006714C6">
        <w:rPr>
          <w:rFonts w:ascii="Times New Roman" w:eastAsia="Times New Roman" w:hAnsi="Times New Roman" w:cs="Times New Roman"/>
          <w:sz w:val="24"/>
          <w:szCs w:val="24"/>
          <w:highlight w:val="white"/>
        </w:rPr>
        <w:t xml:space="preserve">. </w:t>
      </w:r>
      <w:r w:rsidRPr="006714C6">
        <w:rPr>
          <w:rFonts w:ascii="Times New Roman" w:eastAsia="Times New Roman" w:hAnsi="Times New Roman" w:cs="Times New Roman"/>
          <w:sz w:val="24"/>
          <w:szCs w:val="24"/>
          <w:highlight w:val="white"/>
        </w:rPr>
        <w:t>The impacts of heat can be intensified when coupled with drought conditions. Such was the case during the southeast drought of 1993, when South Carolina lost 25% of their tobacco crop, 70% of their soybean crop, and 95% of their corn crop as a result of record heat and extended periods w</w:t>
      </w:r>
      <w:r w:rsidR="00671614">
        <w:rPr>
          <w:rFonts w:ascii="Times New Roman" w:eastAsia="Times New Roman" w:hAnsi="Times New Roman" w:cs="Times New Roman"/>
          <w:sz w:val="24"/>
          <w:szCs w:val="24"/>
          <w:highlight w:val="white"/>
        </w:rPr>
        <w:t>ithout precipitation (Lott, 1993</w:t>
      </w:r>
      <w:r w:rsidRPr="006714C6">
        <w:rPr>
          <w:rFonts w:ascii="Times New Roman" w:eastAsia="Times New Roman" w:hAnsi="Times New Roman" w:cs="Times New Roman"/>
          <w:sz w:val="24"/>
          <w:szCs w:val="24"/>
          <w:highlight w:val="white"/>
        </w:rPr>
        <w:t xml:space="preserve">). Although irrigation techniques may offset some of the impacts of heat stress and drought, the SEUS is more </w:t>
      </w:r>
      <w:r w:rsidR="00916D9D">
        <w:rPr>
          <w:rFonts w:ascii="Times New Roman" w:eastAsia="Times New Roman" w:hAnsi="Times New Roman" w:cs="Times New Roman"/>
          <w:sz w:val="24"/>
          <w:szCs w:val="24"/>
          <w:highlight w:val="white"/>
        </w:rPr>
        <w:t xml:space="preserve">susceptible </w:t>
      </w:r>
      <w:r w:rsidRPr="006714C6">
        <w:rPr>
          <w:rFonts w:ascii="Times New Roman" w:eastAsia="Times New Roman" w:hAnsi="Times New Roman" w:cs="Times New Roman"/>
          <w:sz w:val="24"/>
          <w:szCs w:val="24"/>
          <w:highlight w:val="white"/>
        </w:rPr>
        <w:t>to these impacts than the western U.S. and Midwestern U.S. as the soils in the region have a lower water-holding capacity (McNider et al., 2011).</w:t>
      </w:r>
    </w:p>
    <w:p w14:paraId="6482304B" w14:textId="58C20D1B" w:rsidR="00F70A32" w:rsidRPr="000E5E16" w:rsidRDefault="001F5EFC" w:rsidP="00AB1719">
      <w:pPr>
        <w:spacing w:after="0" w:line="360" w:lineRule="auto"/>
        <w:ind w:firstLine="720"/>
        <w:rPr>
          <w:rFonts w:ascii="Times New Roman" w:eastAsia="Times New Roman" w:hAnsi="Times New Roman" w:cs="Times New Roman"/>
          <w:sz w:val="24"/>
          <w:szCs w:val="24"/>
          <w:highlight w:val="white"/>
        </w:rPr>
      </w:pPr>
      <w:r w:rsidRPr="000E5E16">
        <w:rPr>
          <w:rFonts w:ascii="Times New Roman" w:eastAsia="Times New Roman" w:hAnsi="Times New Roman" w:cs="Times New Roman"/>
          <w:sz w:val="24"/>
          <w:szCs w:val="24"/>
          <w:highlight w:val="white"/>
        </w:rPr>
        <w:t xml:space="preserve">Frequently considered an afterthought as an agricultural deterrent, excess precipitation ranks </w:t>
      </w:r>
      <w:r w:rsidR="00D81981" w:rsidRPr="000E5E16">
        <w:rPr>
          <w:rFonts w:ascii="Times New Roman" w:eastAsia="Times New Roman" w:hAnsi="Times New Roman" w:cs="Times New Roman"/>
          <w:sz w:val="24"/>
          <w:szCs w:val="24"/>
          <w:highlight w:val="white"/>
        </w:rPr>
        <w:t xml:space="preserve">among the top two causes of crop loss for nearly every agricultural region in the U.S. and is the primary contributor to loss in the SEUS (Reyes &amp; Elias, 2019). In fact, even crops typically associated with </w:t>
      </w:r>
      <w:del w:id="17" w:author="Andrew Murray" w:date="2019-07-15T10:03:00Z">
        <w:r w:rsidR="00D81981" w:rsidRPr="000E5E16" w:rsidDel="00C7366C">
          <w:rPr>
            <w:rFonts w:ascii="Times New Roman" w:eastAsia="Times New Roman" w:hAnsi="Times New Roman" w:cs="Times New Roman"/>
            <w:sz w:val="24"/>
            <w:szCs w:val="24"/>
            <w:highlight w:val="white"/>
          </w:rPr>
          <w:delText xml:space="preserve">being </w:delText>
        </w:r>
      </w:del>
      <w:r w:rsidR="00D81981" w:rsidRPr="000E5E16">
        <w:rPr>
          <w:rFonts w:ascii="Times New Roman" w:eastAsia="Times New Roman" w:hAnsi="Times New Roman" w:cs="Times New Roman"/>
          <w:sz w:val="24"/>
          <w:szCs w:val="24"/>
          <w:highlight w:val="white"/>
        </w:rPr>
        <w:t>resilien</w:t>
      </w:r>
      <w:ins w:id="18" w:author="Andrew Murray" w:date="2019-07-15T10:03:00Z">
        <w:r w:rsidR="00C7366C">
          <w:rPr>
            <w:rFonts w:ascii="Times New Roman" w:eastAsia="Times New Roman" w:hAnsi="Times New Roman" w:cs="Times New Roman"/>
            <w:sz w:val="24"/>
            <w:szCs w:val="24"/>
            <w:highlight w:val="white"/>
          </w:rPr>
          <w:t>ce</w:t>
        </w:r>
      </w:ins>
      <w:del w:id="19" w:author="Andrew Murray" w:date="2019-07-15T10:03:00Z">
        <w:r w:rsidR="00D81981" w:rsidRPr="000E5E16" w:rsidDel="00C7366C">
          <w:rPr>
            <w:rFonts w:ascii="Times New Roman" w:eastAsia="Times New Roman" w:hAnsi="Times New Roman" w:cs="Times New Roman"/>
            <w:sz w:val="24"/>
            <w:szCs w:val="24"/>
            <w:highlight w:val="white"/>
          </w:rPr>
          <w:delText>t</w:delText>
        </w:r>
      </w:del>
      <w:r w:rsidR="00D81981" w:rsidRPr="000E5E16">
        <w:rPr>
          <w:rFonts w:ascii="Times New Roman" w:eastAsia="Times New Roman" w:hAnsi="Times New Roman" w:cs="Times New Roman"/>
          <w:sz w:val="24"/>
          <w:szCs w:val="24"/>
          <w:highlight w:val="white"/>
        </w:rPr>
        <w:t xml:space="preserve"> to excess moisture, such as </w:t>
      </w:r>
      <w:commentRangeStart w:id="20"/>
      <w:r w:rsidR="00D81981" w:rsidRPr="000E5E16">
        <w:rPr>
          <w:rFonts w:ascii="Times New Roman" w:eastAsia="Times New Roman" w:hAnsi="Times New Roman" w:cs="Times New Roman"/>
          <w:sz w:val="24"/>
          <w:szCs w:val="24"/>
          <w:highlight w:val="white"/>
        </w:rPr>
        <w:t>maize</w:t>
      </w:r>
      <w:commentRangeEnd w:id="20"/>
      <w:r w:rsidR="00E23BB6">
        <w:rPr>
          <w:rStyle w:val="CommentReference"/>
        </w:rPr>
        <w:commentReference w:id="20"/>
      </w:r>
      <w:r w:rsidR="00D81981" w:rsidRPr="000E5E16">
        <w:rPr>
          <w:rFonts w:ascii="Times New Roman" w:eastAsia="Times New Roman" w:hAnsi="Times New Roman" w:cs="Times New Roman"/>
          <w:sz w:val="24"/>
          <w:szCs w:val="24"/>
          <w:highlight w:val="white"/>
        </w:rPr>
        <w:t xml:space="preserve">, have been found to suffer losses of comparable magnitude to periods of extreme drought (Li et al., 2019). </w:t>
      </w:r>
      <w:r w:rsidR="005A5EA9" w:rsidRPr="000E5E16">
        <w:rPr>
          <w:rFonts w:ascii="Times New Roman" w:eastAsia="Times New Roman" w:hAnsi="Times New Roman" w:cs="Times New Roman"/>
          <w:sz w:val="24"/>
          <w:szCs w:val="24"/>
          <w:highlight w:val="white"/>
        </w:rPr>
        <w:t>In the SEUS, many extreme precipitation events are associated with tropical cyclone a</w:t>
      </w:r>
      <w:r w:rsidR="0045024F">
        <w:rPr>
          <w:rFonts w:ascii="Times New Roman" w:eastAsia="Times New Roman" w:hAnsi="Times New Roman" w:cs="Times New Roman"/>
          <w:sz w:val="24"/>
          <w:szCs w:val="24"/>
          <w:highlight w:val="white"/>
        </w:rPr>
        <w:t>ctivity from the Atlantic Basin</w:t>
      </w:r>
      <w:r w:rsidR="00561E5B">
        <w:rPr>
          <w:rFonts w:ascii="Times New Roman" w:eastAsia="Times New Roman" w:hAnsi="Times New Roman" w:cs="Times New Roman"/>
          <w:sz w:val="24"/>
          <w:szCs w:val="24"/>
          <w:highlight w:val="white"/>
        </w:rPr>
        <w:t xml:space="preserve"> (Knight &amp; Davis, 2013; Konrad et al., 2002)</w:t>
      </w:r>
      <w:r w:rsidR="005A5EA9" w:rsidRPr="000E5E16">
        <w:rPr>
          <w:rFonts w:ascii="Times New Roman" w:eastAsia="Times New Roman" w:hAnsi="Times New Roman" w:cs="Times New Roman"/>
          <w:sz w:val="24"/>
          <w:szCs w:val="24"/>
          <w:highlight w:val="white"/>
        </w:rPr>
        <w:t xml:space="preserve">. </w:t>
      </w:r>
      <w:r w:rsidR="00EF0577" w:rsidRPr="000E5E16">
        <w:rPr>
          <w:rFonts w:ascii="Times New Roman" w:eastAsia="Times New Roman" w:hAnsi="Times New Roman" w:cs="Times New Roman"/>
          <w:sz w:val="24"/>
          <w:szCs w:val="24"/>
          <w:highlight w:val="white"/>
        </w:rPr>
        <w:t>The timing and duration of these extreme precipitation events has a considerable influence on the overall agricultur</w:t>
      </w:r>
      <w:r w:rsidR="0045024F">
        <w:rPr>
          <w:rFonts w:ascii="Times New Roman" w:eastAsia="Times New Roman" w:hAnsi="Times New Roman" w:cs="Times New Roman"/>
          <w:sz w:val="24"/>
          <w:szCs w:val="24"/>
          <w:highlight w:val="white"/>
        </w:rPr>
        <w:t xml:space="preserve">al impact. For example, </w:t>
      </w:r>
      <w:r w:rsidR="00EF0577" w:rsidRPr="000E5E16">
        <w:rPr>
          <w:rFonts w:ascii="Times New Roman" w:eastAsia="Times New Roman" w:hAnsi="Times New Roman" w:cs="Times New Roman"/>
          <w:sz w:val="24"/>
          <w:szCs w:val="24"/>
          <w:highlight w:val="white"/>
        </w:rPr>
        <w:t>H</w:t>
      </w:r>
      <w:r w:rsidR="00C92A9B" w:rsidRPr="000E5E16">
        <w:rPr>
          <w:rFonts w:ascii="Times New Roman" w:eastAsia="Times New Roman" w:hAnsi="Times New Roman" w:cs="Times New Roman"/>
          <w:sz w:val="24"/>
          <w:szCs w:val="24"/>
          <w:highlight w:val="white"/>
        </w:rPr>
        <w:t>urricane Hugo</w:t>
      </w:r>
      <w:r w:rsidR="0045024F">
        <w:rPr>
          <w:rFonts w:ascii="Times New Roman" w:eastAsia="Times New Roman" w:hAnsi="Times New Roman" w:cs="Times New Roman"/>
          <w:sz w:val="24"/>
          <w:szCs w:val="24"/>
          <w:highlight w:val="white"/>
        </w:rPr>
        <w:t>, despite being a Category 4 storm at landfall,</w:t>
      </w:r>
      <w:r w:rsidR="00C92A9B" w:rsidRPr="000E5E16">
        <w:rPr>
          <w:rFonts w:ascii="Times New Roman" w:eastAsia="Times New Roman" w:hAnsi="Times New Roman" w:cs="Times New Roman"/>
          <w:sz w:val="24"/>
          <w:szCs w:val="24"/>
          <w:highlight w:val="white"/>
        </w:rPr>
        <w:t xml:space="preserve"> had relatively minimal</w:t>
      </w:r>
      <w:r w:rsidR="00EF0577" w:rsidRPr="000E5E16">
        <w:rPr>
          <w:rFonts w:ascii="Times New Roman" w:eastAsia="Times New Roman" w:hAnsi="Times New Roman" w:cs="Times New Roman"/>
          <w:sz w:val="24"/>
          <w:szCs w:val="24"/>
          <w:highlight w:val="white"/>
        </w:rPr>
        <w:t xml:space="preserve"> impacts on South Carolina agriculture </w:t>
      </w:r>
      <w:r w:rsidR="0045024F">
        <w:rPr>
          <w:rFonts w:ascii="Times New Roman" w:eastAsia="Times New Roman" w:hAnsi="Times New Roman" w:cs="Times New Roman"/>
          <w:sz w:val="24"/>
          <w:szCs w:val="24"/>
          <w:highlight w:val="white"/>
        </w:rPr>
        <w:t>as it mad</w:t>
      </w:r>
      <w:r w:rsidR="00561E5B">
        <w:rPr>
          <w:rFonts w:ascii="Times New Roman" w:eastAsia="Times New Roman" w:hAnsi="Times New Roman" w:cs="Times New Roman"/>
          <w:sz w:val="24"/>
          <w:szCs w:val="24"/>
          <w:highlight w:val="white"/>
        </w:rPr>
        <w:t>e landfall in late September after</w:t>
      </w:r>
      <w:r w:rsidR="0045024F">
        <w:rPr>
          <w:rFonts w:ascii="Times New Roman" w:eastAsia="Times New Roman" w:hAnsi="Times New Roman" w:cs="Times New Roman"/>
          <w:sz w:val="24"/>
          <w:szCs w:val="24"/>
          <w:highlight w:val="white"/>
        </w:rPr>
        <w:t xml:space="preserve"> much of the state’s crop had been harvested </w:t>
      </w:r>
      <w:r w:rsidR="00EF0577" w:rsidRPr="000E5E16">
        <w:rPr>
          <w:rFonts w:ascii="Times New Roman" w:eastAsia="Times New Roman" w:hAnsi="Times New Roman" w:cs="Times New Roman"/>
          <w:sz w:val="24"/>
          <w:szCs w:val="24"/>
          <w:highlight w:val="white"/>
        </w:rPr>
        <w:t xml:space="preserve">(Janiskee, 1990). </w:t>
      </w:r>
      <w:r w:rsidR="005A5EA9" w:rsidRPr="000E5E16">
        <w:rPr>
          <w:rFonts w:ascii="Times New Roman" w:eastAsia="Times New Roman" w:hAnsi="Times New Roman" w:cs="Times New Roman"/>
          <w:sz w:val="24"/>
          <w:szCs w:val="24"/>
          <w:highlight w:val="white"/>
        </w:rPr>
        <w:t xml:space="preserve"> </w:t>
      </w:r>
    </w:p>
    <w:p w14:paraId="7183988A" w14:textId="2CEEE2DA" w:rsidR="00531A4F" w:rsidRPr="000E5E16" w:rsidRDefault="00531A4F" w:rsidP="00AB1719">
      <w:pPr>
        <w:spacing w:after="0" w:line="360" w:lineRule="auto"/>
        <w:ind w:firstLine="720"/>
        <w:rPr>
          <w:rFonts w:ascii="Times New Roman" w:eastAsia="Times New Roman" w:hAnsi="Times New Roman" w:cs="Times New Roman"/>
          <w:sz w:val="24"/>
          <w:szCs w:val="24"/>
          <w:highlight w:val="white"/>
        </w:rPr>
      </w:pPr>
      <w:r w:rsidRPr="000E5E16">
        <w:rPr>
          <w:rFonts w:ascii="Times New Roman" w:eastAsia="Times New Roman" w:hAnsi="Times New Roman" w:cs="Times New Roman"/>
          <w:sz w:val="24"/>
          <w:szCs w:val="24"/>
          <w:highlight w:val="white"/>
        </w:rPr>
        <w:t>Despite significant advancements in linking climate extremes to agricultural production at national and state levels</w:t>
      </w:r>
      <w:r w:rsidR="007D4695" w:rsidRPr="000E5E16">
        <w:rPr>
          <w:rFonts w:ascii="Times New Roman" w:eastAsia="Times New Roman" w:hAnsi="Times New Roman" w:cs="Times New Roman"/>
          <w:sz w:val="24"/>
          <w:szCs w:val="24"/>
          <w:highlight w:val="white"/>
        </w:rPr>
        <w:t>, there remain significant</w:t>
      </w:r>
      <w:r w:rsidRPr="000E5E16">
        <w:rPr>
          <w:rFonts w:ascii="Times New Roman" w:eastAsia="Times New Roman" w:hAnsi="Times New Roman" w:cs="Times New Roman"/>
          <w:sz w:val="24"/>
          <w:szCs w:val="24"/>
          <w:highlight w:val="white"/>
        </w:rPr>
        <w:t xml:space="preserve"> gap</w:t>
      </w:r>
      <w:r w:rsidR="007D4695" w:rsidRPr="000E5E16">
        <w:rPr>
          <w:rFonts w:ascii="Times New Roman" w:eastAsia="Times New Roman" w:hAnsi="Times New Roman" w:cs="Times New Roman"/>
          <w:sz w:val="24"/>
          <w:szCs w:val="24"/>
          <w:highlight w:val="white"/>
        </w:rPr>
        <w:t>s</w:t>
      </w:r>
      <w:r w:rsidRPr="000E5E16">
        <w:rPr>
          <w:rFonts w:ascii="Times New Roman" w:eastAsia="Times New Roman" w:hAnsi="Times New Roman" w:cs="Times New Roman"/>
          <w:sz w:val="24"/>
          <w:szCs w:val="24"/>
          <w:highlight w:val="white"/>
        </w:rPr>
        <w:t xml:space="preserve"> in understanding the relationships between climatic extremes and crop yields at </w:t>
      </w:r>
      <w:r w:rsidR="007D4695" w:rsidRPr="000E5E16">
        <w:rPr>
          <w:rFonts w:ascii="Times New Roman" w:eastAsia="Times New Roman" w:hAnsi="Times New Roman" w:cs="Times New Roman"/>
          <w:sz w:val="24"/>
          <w:szCs w:val="24"/>
          <w:highlight w:val="white"/>
        </w:rPr>
        <w:t>f</w:t>
      </w:r>
      <w:r w:rsidRPr="000E5E16">
        <w:rPr>
          <w:rFonts w:ascii="Times New Roman" w:eastAsia="Times New Roman" w:hAnsi="Times New Roman" w:cs="Times New Roman"/>
          <w:sz w:val="24"/>
          <w:szCs w:val="24"/>
          <w:highlight w:val="white"/>
        </w:rPr>
        <w:t>iner spatial</w:t>
      </w:r>
      <w:r w:rsidR="007D4695" w:rsidRPr="000E5E16">
        <w:rPr>
          <w:rFonts w:ascii="Times New Roman" w:eastAsia="Times New Roman" w:hAnsi="Times New Roman" w:cs="Times New Roman"/>
          <w:sz w:val="24"/>
          <w:szCs w:val="24"/>
          <w:highlight w:val="white"/>
        </w:rPr>
        <w:t xml:space="preserve"> and temporal</w:t>
      </w:r>
      <w:r w:rsidRPr="000E5E16">
        <w:rPr>
          <w:rFonts w:ascii="Times New Roman" w:eastAsia="Times New Roman" w:hAnsi="Times New Roman" w:cs="Times New Roman"/>
          <w:sz w:val="24"/>
          <w:szCs w:val="24"/>
          <w:highlight w:val="white"/>
        </w:rPr>
        <w:t xml:space="preserve"> scale</w:t>
      </w:r>
      <w:r w:rsidR="007D4695" w:rsidRPr="000E5E16">
        <w:rPr>
          <w:rFonts w:ascii="Times New Roman" w:eastAsia="Times New Roman" w:hAnsi="Times New Roman" w:cs="Times New Roman"/>
          <w:sz w:val="24"/>
          <w:szCs w:val="24"/>
          <w:highlight w:val="white"/>
        </w:rPr>
        <w:t>s</w:t>
      </w:r>
      <w:r w:rsidRPr="000E5E16">
        <w:rPr>
          <w:rFonts w:ascii="Times New Roman" w:eastAsia="Times New Roman" w:hAnsi="Times New Roman" w:cs="Times New Roman"/>
          <w:sz w:val="24"/>
          <w:szCs w:val="24"/>
          <w:highlight w:val="white"/>
        </w:rPr>
        <w:t xml:space="preserve"> (</w:t>
      </w:r>
      <w:r w:rsidR="00561E5B">
        <w:rPr>
          <w:rFonts w:ascii="Times New Roman" w:eastAsia="Times New Roman" w:hAnsi="Times New Roman" w:cs="Times New Roman"/>
          <w:sz w:val="24"/>
          <w:szCs w:val="24"/>
          <w:highlight w:val="white"/>
        </w:rPr>
        <w:t xml:space="preserve">Zipper et al., 2017; </w:t>
      </w:r>
      <w:r w:rsidRPr="000E5E16">
        <w:rPr>
          <w:rFonts w:ascii="Times New Roman" w:eastAsia="Times New Roman" w:hAnsi="Times New Roman" w:cs="Times New Roman"/>
          <w:sz w:val="24"/>
          <w:szCs w:val="24"/>
          <w:highlight w:val="white"/>
        </w:rPr>
        <w:t xml:space="preserve">Lobell &amp; Asner, 2003). </w:t>
      </w:r>
      <w:r w:rsidR="007D4695" w:rsidRPr="000E5E16">
        <w:rPr>
          <w:rFonts w:ascii="Times New Roman" w:eastAsia="Times New Roman" w:hAnsi="Times New Roman" w:cs="Times New Roman"/>
          <w:sz w:val="24"/>
          <w:szCs w:val="24"/>
          <w:highlight w:val="white"/>
        </w:rPr>
        <w:t>Namely, r</w:t>
      </w:r>
      <w:r w:rsidRPr="000E5E16">
        <w:rPr>
          <w:rFonts w:ascii="Times New Roman" w:eastAsia="Times New Roman" w:hAnsi="Times New Roman" w:cs="Times New Roman"/>
          <w:sz w:val="24"/>
          <w:szCs w:val="24"/>
          <w:highlight w:val="white"/>
        </w:rPr>
        <w:t xml:space="preserve">esearch concerning the relationships between agriculture and </w:t>
      </w:r>
      <w:r w:rsidR="007D4695" w:rsidRPr="000E5E16">
        <w:rPr>
          <w:rFonts w:ascii="Times New Roman" w:eastAsia="Times New Roman" w:hAnsi="Times New Roman" w:cs="Times New Roman"/>
          <w:sz w:val="24"/>
          <w:szCs w:val="24"/>
          <w:highlight w:val="white"/>
        </w:rPr>
        <w:t>meteorological hazards</w:t>
      </w:r>
      <w:r w:rsidRPr="000E5E16">
        <w:rPr>
          <w:rFonts w:ascii="Times New Roman" w:eastAsia="Times New Roman" w:hAnsi="Times New Roman" w:cs="Times New Roman"/>
          <w:sz w:val="24"/>
          <w:szCs w:val="24"/>
          <w:highlight w:val="white"/>
        </w:rPr>
        <w:t xml:space="preserve"> have historically focused on the major global crops of wheat, rice, corn, and soybeans </w:t>
      </w:r>
      <w:r w:rsidR="007D4695" w:rsidRPr="000E5E16">
        <w:rPr>
          <w:rFonts w:ascii="Times New Roman" w:eastAsia="Times New Roman" w:hAnsi="Times New Roman" w:cs="Times New Roman"/>
          <w:sz w:val="24"/>
          <w:szCs w:val="24"/>
          <w:highlight w:val="white"/>
        </w:rPr>
        <w:t>(</w:t>
      </w:r>
      <w:r w:rsidR="008B59EF">
        <w:rPr>
          <w:rFonts w:ascii="Times New Roman" w:eastAsia="Times New Roman" w:hAnsi="Times New Roman" w:cs="Times New Roman"/>
          <w:sz w:val="24"/>
          <w:szCs w:val="24"/>
          <w:highlight w:val="white"/>
        </w:rPr>
        <w:t>Asseng et al., 2013; Lobell et al., 2011; Adams et al., 1998</w:t>
      </w:r>
      <w:r w:rsidR="007D4695" w:rsidRPr="000E5E16">
        <w:rPr>
          <w:rFonts w:ascii="Times New Roman" w:eastAsia="Times New Roman" w:hAnsi="Times New Roman" w:cs="Times New Roman"/>
          <w:sz w:val="24"/>
          <w:szCs w:val="24"/>
          <w:highlight w:val="white"/>
        </w:rPr>
        <w:t>). As a result, there is a limi</w:t>
      </w:r>
      <w:r w:rsidR="0058077A">
        <w:rPr>
          <w:rFonts w:ascii="Times New Roman" w:eastAsia="Times New Roman" w:hAnsi="Times New Roman" w:cs="Times New Roman"/>
          <w:sz w:val="24"/>
          <w:szCs w:val="24"/>
          <w:highlight w:val="white"/>
        </w:rPr>
        <w:t>ted understanding of the impact</w:t>
      </w:r>
      <w:r w:rsidR="007D4695" w:rsidRPr="000E5E16">
        <w:rPr>
          <w:rFonts w:ascii="Times New Roman" w:eastAsia="Times New Roman" w:hAnsi="Times New Roman" w:cs="Times New Roman"/>
          <w:sz w:val="24"/>
          <w:szCs w:val="24"/>
          <w:highlight w:val="white"/>
        </w:rPr>
        <w:t xml:space="preserve"> regarding more regional and specia</w:t>
      </w:r>
      <w:r w:rsidR="0058077A">
        <w:rPr>
          <w:rFonts w:ascii="Times New Roman" w:eastAsia="Times New Roman" w:hAnsi="Times New Roman" w:cs="Times New Roman"/>
          <w:sz w:val="24"/>
          <w:szCs w:val="24"/>
        </w:rPr>
        <w:t>lty crops</w:t>
      </w:r>
      <w:r w:rsidRPr="000E5E16">
        <w:rPr>
          <w:rFonts w:ascii="Times New Roman" w:eastAsia="Times New Roman" w:hAnsi="Times New Roman" w:cs="Times New Roman"/>
          <w:sz w:val="24"/>
          <w:szCs w:val="24"/>
          <w:highlight w:val="white"/>
        </w:rPr>
        <w:t>.</w:t>
      </w:r>
      <w:r w:rsidR="007D4695" w:rsidRPr="000E5E16">
        <w:rPr>
          <w:rFonts w:ascii="Times New Roman" w:eastAsia="Times New Roman" w:hAnsi="Times New Roman" w:cs="Times New Roman"/>
          <w:sz w:val="24"/>
          <w:szCs w:val="24"/>
          <w:highlight w:val="white"/>
        </w:rPr>
        <w:t xml:space="preserve"> </w:t>
      </w:r>
      <w:r w:rsidR="0058077A">
        <w:rPr>
          <w:rFonts w:ascii="Times New Roman" w:eastAsia="Times New Roman" w:hAnsi="Times New Roman" w:cs="Times New Roman"/>
          <w:sz w:val="24"/>
          <w:szCs w:val="24"/>
          <w:highlight w:val="white"/>
        </w:rPr>
        <w:t>Secondly, nationwide studies on the climate-crop connection focus considerable attention on the agricultural belt of the Midwest</w:t>
      </w:r>
      <w:r w:rsidR="008B59EF">
        <w:rPr>
          <w:rFonts w:ascii="Times New Roman" w:eastAsia="Times New Roman" w:hAnsi="Times New Roman" w:cs="Times New Roman"/>
          <w:sz w:val="24"/>
          <w:szCs w:val="24"/>
          <w:highlight w:val="white"/>
        </w:rPr>
        <w:t xml:space="preserve"> (Li et al., 2019; Lobell et al., 2014)</w:t>
      </w:r>
      <w:r w:rsidR="0058077A">
        <w:rPr>
          <w:rFonts w:ascii="Times New Roman" w:eastAsia="Times New Roman" w:hAnsi="Times New Roman" w:cs="Times New Roman"/>
          <w:sz w:val="24"/>
          <w:szCs w:val="24"/>
          <w:highlight w:val="white"/>
        </w:rPr>
        <w:t xml:space="preserve">. Although important, this hyper focus has led to a considerable knowledge gap in other agricultural regions, many of which </w:t>
      </w:r>
      <w:r w:rsidR="0058077A">
        <w:rPr>
          <w:rFonts w:ascii="Times New Roman" w:eastAsia="Times New Roman" w:hAnsi="Times New Roman" w:cs="Times New Roman"/>
          <w:sz w:val="24"/>
          <w:szCs w:val="24"/>
          <w:highlight w:val="white"/>
        </w:rPr>
        <w:lastRenderedPageBreak/>
        <w:t>are comprised of smaller farms and are more vulnerable to large-scale hazards. Lastly, studies to date have used seasonal anomalies to identify threats to crop productivity across the U</w:t>
      </w:r>
      <w:r w:rsidR="00561E5B">
        <w:rPr>
          <w:rFonts w:ascii="Times New Roman" w:eastAsia="Times New Roman" w:hAnsi="Times New Roman" w:cs="Times New Roman"/>
          <w:sz w:val="24"/>
          <w:szCs w:val="24"/>
          <w:highlight w:val="white"/>
        </w:rPr>
        <w:t>.S., but high resolution spatio</w:t>
      </w:r>
      <w:r w:rsidR="0058077A">
        <w:rPr>
          <w:rFonts w:ascii="Times New Roman" w:eastAsia="Times New Roman" w:hAnsi="Times New Roman" w:cs="Times New Roman"/>
          <w:sz w:val="24"/>
          <w:szCs w:val="24"/>
          <w:highlight w:val="white"/>
        </w:rPr>
        <w:t>temporal analysis could further enhance our understanding of when and where crops are most vulnerable to climatic extremes.</w:t>
      </w:r>
    </w:p>
    <w:p w14:paraId="64846134" w14:textId="30C04758" w:rsidR="0018395B" w:rsidRPr="000E5E16" w:rsidRDefault="003A6AAE" w:rsidP="00AB1719">
      <w:pPr>
        <w:spacing w:after="0" w:line="360" w:lineRule="auto"/>
        <w:ind w:firstLine="720"/>
        <w:rPr>
          <w:rFonts w:ascii="Times New Roman" w:eastAsia="Times New Roman" w:hAnsi="Times New Roman" w:cs="Times New Roman"/>
          <w:sz w:val="24"/>
          <w:szCs w:val="24"/>
        </w:rPr>
      </w:pPr>
      <w:r w:rsidRPr="000E5E16">
        <w:rPr>
          <w:rFonts w:ascii="Times New Roman" w:eastAsia="Times New Roman" w:hAnsi="Times New Roman" w:cs="Times New Roman"/>
          <w:sz w:val="24"/>
          <w:szCs w:val="24"/>
          <w:highlight w:val="white"/>
        </w:rPr>
        <w:t>In this study, we</w:t>
      </w:r>
      <w:r w:rsidR="0018395B">
        <w:rPr>
          <w:rFonts w:ascii="Times New Roman" w:eastAsia="Times New Roman" w:hAnsi="Times New Roman" w:cs="Times New Roman"/>
          <w:sz w:val="24"/>
          <w:szCs w:val="24"/>
          <w:highlight w:val="white"/>
        </w:rPr>
        <w:t xml:space="preserve"> seek to address these prominent knowledge gaps </w:t>
      </w:r>
      <w:r w:rsidRPr="000E5E16">
        <w:rPr>
          <w:rFonts w:ascii="Times New Roman" w:eastAsia="Times New Roman" w:hAnsi="Times New Roman" w:cs="Times New Roman"/>
          <w:sz w:val="24"/>
          <w:szCs w:val="24"/>
          <w:highlight w:val="white"/>
        </w:rPr>
        <w:t xml:space="preserve">by assessing the impact of </w:t>
      </w:r>
      <w:r w:rsidR="00FC41A6">
        <w:rPr>
          <w:rFonts w:ascii="Times New Roman" w:eastAsia="Times New Roman" w:hAnsi="Times New Roman" w:cs="Times New Roman"/>
          <w:sz w:val="24"/>
          <w:szCs w:val="24"/>
          <w:highlight w:val="white"/>
        </w:rPr>
        <w:t xml:space="preserve">seasonal and monthly </w:t>
      </w:r>
      <w:r w:rsidR="00F1548E">
        <w:rPr>
          <w:rFonts w:ascii="Times New Roman" w:eastAsia="Times New Roman" w:hAnsi="Times New Roman" w:cs="Times New Roman"/>
          <w:sz w:val="24"/>
          <w:szCs w:val="24"/>
          <w:highlight w:val="white"/>
        </w:rPr>
        <w:t xml:space="preserve">climate </w:t>
      </w:r>
      <w:r w:rsidR="006714C6">
        <w:rPr>
          <w:rFonts w:ascii="Times New Roman" w:eastAsia="Times New Roman" w:hAnsi="Times New Roman" w:cs="Times New Roman"/>
          <w:sz w:val="24"/>
          <w:szCs w:val="24"/>
          <w:highlight w:val="white"/>
        </w:rPr>
        <w:t>anomalies</w:t>
      </w:r>
      <w:r w:rsidR="000409D6">
        <w:rPr>
          <w:rFonts w:ascii="Times New Roman" w:eastAsia="Times New Roman" w:hAnsi="Times New Roman" w:cs="Times New Roman"/>
          <w:sz w:val="24"/>
          <w:szCs w:val="24"/>
          <w:highlight w:val="white"/>
        </w:rPr>
        <w:t xml:space="preserve"> </w:t>
      </w:r>
      <w:r w:rsidRPr="000E5E16">
        <w:rPr>
          <w:rFonts w:ascii="Times New Roman" w:eastAsia="Times New Roman" w:hAnsi="Times New Roman" w:cs="Times New Roman"/>
          <w:sz w:val="24"/>
          <w:szCs w:val="24"/>
          <w:highlight w:val="white"/>
        </w:rPr>
        <w:t xml:space="preserve">on annual crop yield for regional (cotton, peanuts, sweet potatoes) and major (corn, soybeans) crops in the SEUS. By creating county-level thresholds of extreme precipitation and temperature for each month of the growing season, we are able to better identify what stage of the crop production process is most vulnerable </w:t>
      </w:r>
      <w:r w:rsidR="0018395B">
        <w:rPr>
          <w:rFonts w:ascii="Times New Roman" w:eastAsia="Times New Roman" w:hAnsi="Times New Roman" w:cs="Times New Roman"/>
          <w:sz w:val="24"/>
          <w:szCs w:val="24"/>
          <w:highlight w:val="white"/>
        </w:rPr>
        <w:t>to the known meteorological hazards of extreme heat and precipitation. Our findings</w:t>
      </w:r>
      <w:del w:id="21" w:author="Andrew Murray" w:date="2019-07-15T10:12:00Z">
        <w:r w:rsidR="0018395B" w:rsidDel="00741244">
          <w:rPr>
            <w:rFonts w:ascii="Times New Roman" w:eastAsia="Times New Roman" w:hAnsi="Times New Roman" w:cs="Times New Roman"/>
            <w:sz w:val="24"/>
            <w:szCs w:val="24"/>
            <w:highlight w:val="white"/>
          </w:rPr>
          <w:delText xml:space="preserve"> will</w:delText>
        </w:r>
      </w:del>
      <w:r w:rsidR="0018395B">
        <w:rPr>
          <w:rFonts w:ascii="Times New Roman" w:eastAsia="Times New Roman" w:hAnsi="Times New Roman" w:cs="Times New Roman"/>
          <w:sz w:val="24"/>
          <w:szCs w:val="24"/>
          <w:highlight w:val="white"/>
        </w:rPr>
        <w:t xml:space="preserve"> provide a deeper spatiotemporal understanding of the inherent relationships between the local climate and crop productivity in the region. More importantly, </w:t>
      </w:r>
      <w:ins w:id="22" w:author="Andrew Murray" w:date="2019-07-15T10:12:00Z">
        <w:r w:rsidR="0032231D">
          <w:rPr>
            <w:rFonts w:ascii="Times New Roman" w:eastAsia="Times New Roman" w:hAnsi="Times New Roman" w:cs="Times New Roman"/>
            <w:sz w:val="24"/>
            <w:szCs w:val="24"/>
            <w:highlight w:val="white"/>
          </w:rPr>
          <w:t>our findings</w:t>
        </w:r>
      </w:ins>
      <w:del w:id="23" w:author="Andrew Murray" w:date="2019-07-15T10:12:00Z">
        <w:r w:rsidR="0018395B" w:rsidDel="0032231D">
          <w:rPr>
            <w:rFonts w:ascii="Times New Roman" w:eastAsia="Times New Roman" w:hAnsi="Times New Roman" w:cs="Times New Roman"/>
            <w:sz w:val="24"/>
            <w:szCs w:val="24"/>
            <w:highlight w:val="white"/>
          </w:rPr>
          <w:delText>it will</w:delText>
        </w:r>
      </w:del>
      <w:r w:rsidR="0018395B">
        <w:rPr>
          <w:rFonts w:ascii="Times New Roman" w:eastAsia="Times New Roman" w:hAnsi="Times New Roman" w:cs="Times New Roman"/>
          <w:sz w:val="24"/>
          <w:szCs w:val="24"/>
          <w:highlight w:val="white"/>
        </w:rPr>
        <w:t xml:space="preserve"> provide tangible </w:t>
      </w:r>
      <w:commentRangeStart w:id="24"/>
      <w:r w:rsidR="0018395B">
        <w:rPr>
          <w:rFonts w:ascii="Times New Roman" w:eastAsia="Times New Roman" w:hAnsi="Times New Roman" w:cs="Times New Roman"/>
          <w:sz w:val="24"/>
          <w:szCs w:val="24"/>
          <w:highlight w:val="white"/>
        </w:rPr>
        <w:t>results</w:t>
      </w:r>
      <w:commentRangeEnd w:id="24"/>
      <w:r w:rsidR="00CC260A">
        <w:rPr>
          <w:rStyle w:val="CommentReference"/>
        </w:rPr>
        <w:commentReference w:id="24"/>
      </w:r>
      <w:r w:rsidR="0018395B">
        <w:rPr>
          <w:rFonts w:ascii="Times New Roman" w:eastAsia="Times New Roman" w:hAnsi="Times New Roman" w:cs="Times New Roman"/>
          <w:sz w:val="24"/>
          <w:szCs w:val="24"/>
          <w:highlight w:val="white"/>
        </w:rPr>
        <w:t xml:space="preserve"> for local farmers, who face severe challenges in preparing for and adapting to climate extremes in the era of anthropogenic climate change. </w:t>
      </w:r>
    </w:p>
    <w:p w14:paraId="26553BC0" w14:textId="74B24BF8" w:rsidR="00531A4F" w:rsidRPr="000E5E16" w:rsidRDefault="00125126" w:rsidP="00AB1719">
      <w:pPr>
        <w:spacing w:after="0" w:line="360" w:lineRule="auto"/>
        <w:rPr>
          <w:rFonts w:ascii="Times New Roman" w:hAnsi="Times New Roman" w:cs="Times New Roman"/>
          <w:b/>
          <w:sz w:val="24"/>
          <w:szCs w:val="24"/>
        </w:rPr>
      </w:pPr>
      <w:r w:rsidRPr="000E5E16">
        <w:rPr>
          <w:rFonts w:ascii="Times New Roman" w:hAnsi="Times New Roman" w:cs="Times New Roman"/>
          <w:b/>
          <w:sz w:val="24"/>
          <w:szCs w:val="24"/>
        </w:rPr>
        <w:t>Data &amp; Methods</w:t>
      </w:r>
    </w:p>
    <w:p w14:paraId="2EE1EE25" w14:textId="3C735C63" w:rsidR="005B14FA" w:rsidRPr="000E5E16" w:rsidRDefault="005B14FA" w:rsidP="00AB1719">
      <w:pPr>
        <w:spacing w:after="0" w:line="360" w:lineRule="auto"/>
        <w:rPr>
          <w:rFonts w:ascii="Times New Roman" w:hAnsi="Times New Roman" w:cs="Times New Roman"/>
          <w:b/>
          <w:sz w:val="24"/>
          <w:szCs w:val="24"/>
        </w:rPr>
      </w:pPr>
      <w:r w:rsidRPr="000E5E16">
        <w:rPr>
          <w:rFonts w:ascii="Times New Roman" w:hAnsi="Times New Roman" w:cs="Times New Roman"/>
          <w:b/>
          <w:sz w:val="24"/>
          <w:szCs w:val="24"/>
        </w:rPr>
        <w:t>Crop Yield Data</w:t>
      </w:r>
    </w:p>
    <w:p w14:paraId="3D43C7B8" w14:textId="4A6BA60C" w:rsidR="007C6873" w:rsidRPr="000E5E16" w:rsidRDefault="00531A4F" w:rsidP="00AB1719">
      <w:pPr>
        <w:spacing w:after="0" w:line="360" w:lineRule="auto"/>
        <w:ind w:firstLine="720"/>
        <w:rPr>
          <w:rFonts w:ascii="Times New Roman" w:hAnsi="Times New Roman" w:cs="Times New Roman"/>
          <w:sz w:val="24"/>
          <w:szCs w:val="24"/>
        </w:rPr>
      </w:pPr>
      <w:r w:rsidRPr="000E5E16">
        <w:rPr>
          <w:rFonts w:ascii="Times New Roman" w:hAnsi="Times New Roman" w:cs="Times New Roman"/>
          <w:sz w:val="24"/>
          <w:szCs w:val="24"/>
        </w:rPr>
        <w:t xml:space="preserve">County-level records of crop yields, which are measured in units of weight harvested per acre planted, were downloaded from the </w:t>
      </w:r>
      <w:r w:rsidR="00C92A9B" w:rsidRPr="000E5E16">
        <w:rPr>
          <w:rFonts w:ascii="Times New Roman" w:hAnsi="Times New Roman" w:cs="Times New Roman"/>
          <w:sz w:val="24"/>
          <w:szCs w:val="24"/>
        </w:rPr>
        <w:t xml:space="preserve">U.S. Department of Agriculture National Agricultural Statistics Service </w:t>
      </w:r>
      <w:r w:rsidRPr="000E5E16">
        <w:rPr>
          <w:rFonts w:ascii="Times New Roman" w:hAnsi="Times New Roman" w:cs="Times New Roman"/>
          <w:sz w:val="24"/>
          <w:szCs w:val="24"/>
        </w:rPr>
        <w:t>Quick Stats survey database for corn (grain), upland cotton, peanuts, soybeans, and sweet potatoes from 1981 through 2017 for the three-state (Georgia, North C</w:t>
      </w:r>
      <w:r w:rsidR="00FC41A6">
        <w:rPr>
          <w:rFonts w:ascii="Times New Roman" w:hAnsi="Times New Roman" w:cs="Times New Roman"/>
          <w:sz w:val="24"/>
          <w:szCs w:val="24"/>
        </w:rPr>
        <w:t>arolina, South Carolina) region</w:t>
      </w:r>
      <w:r w:rsidR="00C92A9B" w:rsidRPr="000E5E16">
        <w:rPr>
          <w:rFonts w:ascii="Times New Roman" w:hAnsi="Times New Roman" w:cs="Times New Roman"/>
          <w:sz w:val="24"/>
          <w:szCs w:val="24"/>
        </w:rPr>
        <w:t xml:space="preserve"> (USDA NASS, </w:t>
      </w:r>
      <w:hyperlink r:id="rId8" w:history="1">
        <w:r w:rsidR="00C92A9B" w:rsidRPr="000E5E16">
          <w:rPr>
            <w:rStyle w:val="Hyperlink"/>
            <w:rFonts w:ascii="Times New Roman" w:hAnsi="Times New Roman" w:cs="Times New Roman"/>
            <w:sz w:val="24"/>
            <w:szCs w:val="24"/>
          </w:rPr>
          <w:t>https://quickstats.nass.usda.gov/</w:t>
        </w:r>
      </w:hyperlink>
      <w:r w:rsidR="00C92A9B" w:rsidRPr="000E5E16">
        <w:rPr>
          <w:rFonts w:ascii="Times New Roman" w:hAnsi="Times New Roman" w:cs="Times New Roman"/>
          <w:sz w:val="24"/>
          <w:szCs w:val="24"/>
        </w:rPr>
        <w:t>).</w:t>
      </w:r>
      <w:r w:rsidRPr="000E5E16">
        <w:rPr>
          <w:rFonts w:ascii="Times New Roman" w:hAnsi="Times New Roman" w:cs="Times New Roman"/>
          <w:sz w:val="24"/>
          <w:szCs w:val="24"/>
        </w:rPr>
        <w:t xml:space="preserve"> </w:t>
      </w:r>
      <w:del w:id="25" w:author="Andrew Murray" w:date="2019-07-15T10:17:00Z">
        <w:r w:rsidR="007C6873" w:rsidRPr="000E5E16" w:rsidDel="00583737">
          <w:rPr>
            <w:rFonts w:ascii="Times New Roman" w:hAnsi="Times New Roman" w:cs="Times New Roman"/>
            <w:sz w:val="24"/>
            <w:szCs w:val="24"/>
          </w:rPr>
          <w:delText xml:space="preserve">Among the most widely used and readily available crop data in the </w:delText>
        </w:r>
        <w:r w:rsidR="004C5663" w:rsidDel="00583737">
          <w:rPr>
            <w:rFonts w:ascii="Times New Roman" w:hAnsi="Times New Roman" w:cs="Times New Roman"/>
            <w:sz w:val="24"/>
            <w:szCs w:val="24"/>
          </w:rPr>
          <w:delText>U.S.</w:delText>
        </w:r>
        <w:r w:rsidR="007C6873" w:rsidRPr="000E5E16" w:rsidDel="00583737">
          <w:rPr>
            <w:rFonts w:ascii="Times New Roman" w:hAnsi="Times New Roman" w:cs="Times New Roman"/>
            <w:sz w:val="24"/>
            <w:szCs w:val="24"/>
          </w:rPr>
          <w:delText xml:space="preserve">, </w:delText>
        </w:r>
      </w:del>
      <w:r w:rsidR="007C6873" w:rsidRPr="000E5E16">
        <w:rPr>
          <w:rFonts w:ascii="Times New Roman" w:hAnsi="Times New Roman" w:cs="Times New Roman"/>
          <w:sz w:val="24"/>
          <w:szCs w:val="24"/>
        </w:rPr>
        <w:t xml:space="preserve">NASS </w:t>
      </w:r>
      <w:r w:rsidR="005177ED" w:rsidRPr="000E5E16">
        <w:rPr>
          <w:rFonts w:ascii="Times New Roman" w:hAnsi="Times New Roman" w:cs="Times New Roman"/>
          <w:sz w:val="24"/>
          <w:szCs w:val="24"/>
        </w:rPr>
        <w:t>agricultural</w:t>
      </w:r>
      <w:r w:rsidR="007C6873" w:rsidRPr="000E5E16">
        <w:rPr>
          <w:rFonts w:ascii="Times New Roman" w:hAnsi="Times New Roman" w:cs="Times New Roman"/>
          <w:sz w:val="24"/>
          <w:szCs w:val="24"/>
        </w:rPr>
        <w:t xml:space="preserve"> </w:t>
      </w:r>
      <w:r w:rsidR="005177ED" w:rsidRPr="000E5E16">
        <w:rPr>
          <w:rFonts w:ascii="Times New Roman" w:hAnsi="Times New Roman" w:cs="Times New Roman"/>
          <w:sz w:val="24"/>
          <w:szCs w:val="24"/>
        </w:rPr>
        <w:t>statistics</w:t>
      </w:r>
      <w:r w:rsidR="007C6873" w:rsidRPr="000E5E16">
        <w:rPr>
          <w:rFonts w:ascii="Times New Roman" w:hAnsi="Times New Roman" w:cs="Times New Roman"/>
          <w:sz w:val="24"/>
          <w:szCs w:val="24"/>
        </w:rPr>
        <w:t xml:space="preserve"> are </w:t>
      </w:r>
      <w:r w:rsidR="004C5663">
        <w:rPr>
          <w:rFonts w:ascii="Times New Roman" w:hAnsi="Times New Roman" w:cs="Times New Roman"/>
          <w:sz w:val="24"/>
          <w:szCs w:val="24"/>
        </w:rPr>
        <w:t>collected through annual surveys carried out by the USDA</w:t>
      </w:r>
      <w:r w:rsidR="007C6873" w:rsidRPr="000E5E16">
        <w:rPr>
          <w:rFonts w:ascii="Times New Roman" w:hAnsi="Times New Roman" w:cs="Times New Roman"/>
          <w:sz w:val="24"/>
          <w:szCs w:val="24"/>
        </w:rPr>
        <w:t xml:space="preserve">, including area-frame survey, stratified, sampling farm surveys, and farmer interviews (NASS, 1999; </w:t>
      </w:r>
      <w:r w:rsidR="005177ED" w:rsidRPr="000E5E16">
        <w:rPr>
          <w:rFonts w:ascii="Times New Roman" w:hAnsi="Times New Roman" w:cs="Times New Roman"/>
          <w:sz w:val="24"/>
          <w:szCs w:val="24"/>
        </w:rPr>
        <w:t xml:space="preserve">O’Neal et al., 2005; Peng et al., 2018; </w:t>
      </w:r>
      <w:r w:rsidR="007C6873" w:rsidRPr="000E5E16">
        <w:rPr>
          <w:rFonts w:ascii="Times New Roman" w:hAnsi="Times New Roman" w:cs="Times New Roman"/>
          <w:sz w:val="24"/>
          <w:szCs w:val="24"/>
        </w:rPr>
        <w:t xml:space="preserve">Li et al., 2019). </w:t>
      </w:r>
    </w:p>
    <w:p w14:paraId="436EC592" w14:textId="5CD9D75F" w:rsidR="00B3585F" w:rsidRPr="000E5E16" w:rsidRDefault="007C6873" w:rsidP="00CA39DB">
      <w:pPr>
        <w:spacing w:after="0" w:line="360" w:lineRule="auto"/>
        <w:ind w:firstLine="720"/>
        <w:rPr>
          <w:rFonts w:ascii="Times New Roman" w:hAnsi="Times New Roman" w:cs="Times New Roman"/>
          <w:sz w:val="24"/>
          <w:szCs w:val="24"/>
        </w:rPr>
      </w:pPr>
      <w:del w:id="26" w:author="Andrew Murray" w:date="2019-07-15T10:19:00Z">
        <w:r w:rsidRPr="000E5E16" w:rsidDel="001B72B6">
          <w:rPr>
            <w:rFonts w:ascii="Times New Roman" w:hAnsi="Times New Roman" w:cs="Times New Roman"/>
            <w:sz w:val="24"/>
            <w:szCs w:val="24"/>
          </w:rPr>
          <w:delText>In order to qualify for further analysis,</w:delText>
        </w:r>
      </w:del>
      <w:ins w:id="27" w:author="Andrew Murray" w:date="2019-07-15T10:19:00Z">
        <w:r w:rsidR="001B72B6">
          <w:rPr>
            <w:rFonts w:ascii="Times New Roman" w:hAnsi="Times New Roman" w:cs="Times New Roman"/>
            <w:sz w:val="24"/>
            <w:szCs w:val="24"/>
          </w:rPr>
          <w:t>We restricted our analysis to counties which had</w:t>
        </w:r>
      </w:ins>
      <w:del w:id="28" w:author="Andrew Murray" w:date="2019-07-15T10:19:00Z">
        <w:r w:rsidRPr="000E5E16" w:rsidDel="001B72B6">
          <w:rPr>
            <w:rFonts w:ascii="Times New Roman" w:hAnsi="Times New Roman" w:cs="Times New Roman"/>
            <w:sz w:val="24"/>
            <w:szCs w:val="24"/>
          </w:rPr>
          <w:delText xml:space="preserve"> each county was required to have</w:delText>
        </w:r>
      </w:del>
      <w:r w:rsidRPr="000E5E16">
        <w:rPr>
          <w:rFonts w:ascii="Times New Roman" w:hAnsi="Times New Roman" w:cs="Times New Roman"/>
          <w:sz w:val="24"/>
          <w:szCs w:val="24"/>
        </w:rPr>
        <w:t xml:space="preserve"> at least thirty years of crop yield data</w:t>
      </w:r>
      <w:ins w:id="29" w:author="Andrew Murray" w:date="2019-07-15T10:33:00Z">
        <w:r w:rsidR="004E680C">
          <w:rPr>
            <w:rFonts w:ascii="Times New Roman" w:hAnsi="Times New Roman" w:cs="Times New Roman"/>
            <w:sz w:val="24"/>
            <w:szCs w:val="24"/>
          </w:rPr>
          <w:t xml:space="preserve"> betwe</w:t>
        </w:r>
      </w:ins>
      <w:ins w:id="30" w:author="Andrew Murray" w:date="2019-07-15T10:34:00Z">
        <w:r w:rsidR="004E680C">
          <w:rPr>
            <w:rFonts w:ascii="Times New Roman" w:hAnsi="Times New Roman" w:cs="Times New Roman"/>
            <w:sz w:val="24"/>
            <w:szCs w:val="24"/>
          </w:rPr>
          <w:t>en 1981</w:t>
        </w:r>
        <w:r w:rsidR="00CA39DB">
          <w:rPr>
            <w:rFonts w:ascii="Times New Roman" w:hAnsi="Times New Roman" w:cs="Times New Roman"/>
            <w:sz w:val="24"/>
            <w:szCs w:val="24"/>
          </w:rPr>
          <w:t xml:space="preserve"> a</w:t>
        </w:r>
        <w:r w:rsidR="004E680C">
          <w:rPr>
            <w:rFonts w:ascii="Times New Roman" w:hAnsi="Times New Roman" w:cs="Times New Roman"/>
            <w:sz w:val="24"/>
            <w:szCs w:val="24"/>
          </w:rPr>
          <w:t>nd 2017</w:t>
        </w:r>
      </w:ins>
      <w:r w:rsidRPr="000E5E16">
        <w:rPr>
          <w:rFonts w:ascii="Times New Roman" w:hAnsi="Times New Roman" w:cs="Times New Roman"/>
          <w:sz w:val="24"/>
          <w:szCs w:val="24"/>
        </w:rPr>
        <w:t>, which was determined separately for each crop (F</w:t>
      </w:r>
      <w:r w:rsidR="00531A4F" w:rsidRPr="000E5E16">
        <w:rPr>
          <w:rFonts w:ascii="Times New Roman" w:hAnsi="Times New Roman" w:cs="Times New Roman"/>
          <w:sz w:val="24"/>
          <w:szCs w:val="24"/>
        </w:rPr>
        <w:t xml:space="preserve">igure 1). Each crop is represented by at least </w:t>
      </w:r>
      <w:commentRangeStart w:id="31"/>
      <w:r w:rsidR="00531A4F" w:rsidRPr="000E5E16">
        <w:rPr>
          <w:rFonts w:ascii="Times New Roman" w:hAnsi="Times New Roman" w:cs="Times New Roman"/>
          <w:sz w:val="24"/>
          <w:szCs w:val="24"/>
        </w:rPr>
        <w:t>one</w:t>
      </w:r>
      <w:commentRangeEnd w:id="31"/>
      <w:r w:rsidR="0007161B">
        <w:rPr>
          <w:rStyle w:val="CommentReference"/>
        </w:rPr>
        <w:commentReference w:id="31"/>
      </w:r>
      <w:r w:rsidR="00531A4F" w:rsidRPr="000E5E16">
        <w:rPr>
          <w:rFonts w:ascii="Times New Roman" w:hAnsi="Times New Roman" w:cs="Times New Roman"/>
          <w:sz w:val="24"/>
          <w:szCs w:val="24"/>
        </w:rPr>
        <w:t xml:space="preserve"> county in every state, except for sweet potatoes, which is confined to the state of North Carolina. </w:t>
      </w:r>
      <w:commentRangeStart w:id="32"/>
      <w:r w:rsidR="00531A4F" w:rsidRPr="000E5E16">
        <w:rPr>
          <w:rFonts w:ascii="Times New Roman" w:hAnsi="Times New Roman" w:cs="Times New Roman"/>
          <w:sz w:val="24"/>
          <w:szCs w:val="24"/>
        </w:rPr>
        <w:t xml:space="preserve">Spatially, the eastern counties of Georgia and the Carolinas provide the greatest amount of data for analysis in this study and are historically known for being part of the </w:t>
      </w:r>
      <w:r w:rsidR="00531A4F" w:rsidRPr="000E5E16">
        <w:rPr>
          <w:rFonts w:ascii="Times New Roman" w:hAnsi="Times New Roman" w:cs="Times New Roman"/>
          <w:sz w:val="24"/>
          <w:szCs w:val="24"/>
        </w:rPr>
        <w:lastRenderedPageBreak/>
        <w:t>southeastern agricultural belt. Although some foothill and mountain counties meet the 30-year threshold for analysis, much of the region’s crop productivity is confined to low-lying and coastal reaches of the study area</w:t>
      </w:r>
      <w:r w:rsidRPr="000E5E16">
        <w:rPr>
          <w:rFonts w:ascii="Times New Roman" w:hAnsi="Times New Roman" w:cs="Times New Roman"/>
          <w:sz w:val="24"/>
          <w:szCs w:val="24"/>
        </w:rPr>
        <w:t xml:space="preserve">. </w:t>
      </w:r>
      <w:commentRangeEnd w:id="32"/>
      <w:r w:rsidR="00E8073B">
        <w:rPr>
          <w:rStyle w:val="CommentReference"/>
        </w:rPr>
        <w:commentReference w:id="32"/>
      </w:r>
    </w:p>
    <w:p w14:paraId="625ED4C0" w14:textId="3DC61F9B" w:rsidR="005B14FA" w:rsidRPr="000E5E16" w:rsidRDefault="002874F0" w:rsidP="00AB1719">
      <w:pPr>
        <w:spacing w:after="0" w:line="360" w:lineRule="auto"/>
        <w:rPr>
          <w:rFonts w:ascii="Times New Roman" w:hAnsi="Times New Roman" w:cs="Times New Roman"/>
          <w:b/>
          <w:sz w:val="24"/>
          <w:szCs w:val="24"/>
        </w:rPr>
      </w:pPr>
      <w:r>
        <w:rPr>
          <w:rFonts w:ascii="Times New Roman" w:hAnsi="Times New Roman" w:cs="Times New Roman"/>
          <w:b/>
          <w:sz w:val="24"/>
          <w:szCs w:val="24"/>
        </w:rPr>
        <w:t>Detrending Crop Yield</w:t>
      </w:r>
    </w:p>
    <w:p w14:paraId="4379CDC9" w14:textId="0ED62A75" w:rsidR="00B600B9" w:rsidRDefault="005177ED" w:rsidP="00AB1719">
      <w:pPr>
        <w:spacing w:after="0" w:line="360" w:lineRule="auto"/>
        <w:ind w:firstLine="720"/>
        <w:rPr>
          <w:ins w:id="33" w:author="Andrew Murray" w:date="2019-07-15T10:24:00Z"/>
          <w:rFonts w:ascii="Times New Roman" w:hAnsi="Times New Roman" w:cs="Times New Roman"/>
          <w:sz w:val="24"/>
          <w:szCs w:val="24"/>
        </w:rPr>
      </w:pPr>
      <w:r w:rsidRPr="000E5E16">
        <w:rPr>
          <w:rFonts w:ascii="Times New Roman" w:hAnsi="Times New Roman" w:cs="Times New Roman"/>
          <w:sz w:val="24"/>
          <w:szCs w:val="24"/>
        </w:rPr>
        <w:t xml:space="preserve">County-level linear trend analysis revealed significant increases in yield for each of the crops across the entire study area. These trends can primarily be linked to improvements in technology, management, and other modern agricultural practices. In order to more accurately associate climatic extremes to changes in crop yield, a new variable was created that </w:t>
      </w:r>
      <w:r w:rsidR="00B600B9" w:rsidRPr="000E5E16">
        <w:rPr>
          <w:rFonts w:ascii="Times New Roman" w:hAnsi="Times New Roman" w:cs="Times New Roman"/>
          <w:sz w:val="24"/>
          <w:szCs w:val="24"/>
        </w:rPr>
        <w:t xml:space="preserve">compared the annual observed crop harvest to the expected yield as quantified by the linear trend. Using methods applied by Li </w:t>
      </w:r>
      <w:r w:rsidR="00DB3FB6" w:rsidRPr="000E5E16">
        <w:rPr>
          <w:rFonts w:ascii="Times New Roman" w:hAnsi="Times New Roman" w:cs="Times New Roman"/>
          <w:sz w:val="24"/>
          <w:szCs w:val="24"/>
        </w:rPr>
        <w:t>et al. (</w:t>
      </w:r>
      <w:r w:rsidR="00B600B9" w:rsidRPr="000E5E16">
        <w:rPr>
          <w:rFonts w:ascii="Times New Roman" w:hAnsi="Times New Roman" w:cs="Times New Roman"/>
          <w:sz w:val="24"/>
          <w:szCs w:val="24"/>
        </w:rPr>
        <w:t>2019</w:t>
      </w:r>
      <w:r w:rsidR="00DB3FB6" w:rsidRPr="000E5E16">
        <w:rPr>
          <w:rFonts w:ascii="Times New Roman" w:hAnsi="Times New Roman" w:cs="Times New Roman"/>
          <w:sz w:val="24"/>
          <w:szCs w:val="24"/>
        </w:rPr>
        <w:t>), the</w:t>
      </w:r>
      <w:r w:rsidR="00B600B9" w:rsidRPr="000E5E16">
        <w:rPr>
          <w:rFonts w:ascii="Times New Roman" w:hAnsi="Times New Roman" w:cs="Times New Roman"/>
          <w:sz w:val="24"/>
          <w:szCs w:val="24"/>
        </w:rPr>
        <w:t xml:space="preserve"> difference </w:t>
      </w:r>
      <w:r w:rsidR="005B14FA" w:rsidRPr="000E5E16">
        <w:rPr>
          <w:rFonts w:ascii="Times New Roman" w:hAnsi="Times New Roman" w:cs="Times New Roman"/>
          <w:sz w:val="24"/>
          <w:szCs w:val="24"/>
        </w:rPr>
        <w:t xml:space="preserve">between the </w:t>
      </w:r>
      <w:r w:rsidR="00B600B9" w:rsidRPr="000E5E16">
        <w:rPr>
          <w:rFonts w:ascii="Times New Roman" w:hAnsi="Times New Roman" w:cs="Times New Roman"/>
          <w:sz w:val="24"/>
          <w:szCs w:val="24"/>
        </w:rPr>
        <w:t>observed and expected yield (YieldDiff</w:t>
      </w:r>
      <w:r w:rsidR="005B14FA" w:rsidRPr="000E5E16">
        <w:rPr>
          <w:rFonts w:ascii="Times New Roman" w:hAnsi="Times New Roman" w:cs="Times New Roman"/>
          <w:sz w:val="24"/>
          <w:szCs w:val="24"/>
        </w:rPr>
        <w:t>), di</w:t>
      </w:r>
      <w:r w:rsidR="005238D8">
        <w:rPr>
          <w:rFonts w:ascii="Times New Roman" w:hAnsi="Times New Roman" w:cs="Times New Roman"/>
          <w:sz w:val="24"/>
          <w:szCs w:val="24"/>
        </w:rPr>
        <w:t>vided by the trend yield (YieldT</w:t>
      </w:r>
      <w:r w:rsidR="005B14FA" w:rsidRPr="000E5E16">
        <w:rPr>
          <w:rFonts w:ascii="Times New Roman" w:hAnsi="Times New Roman" w:cs="Times New Roman"/>
          <w:sz w:val="24"/>
          <w:szCs w:val="24"/>
        </w:rPr>
        <w:t xml:space="preserve">rend) </w:t>
      </w:r>
      <w:r w:rsidR="00B600B9" w:rsidRPr="000E5E16">
        <w:rPr>
          <w:rFonts w:ascii="Times New Roman" w:hAnsi="Times New Roman" w:cs="Times New Roman"/>
          <w:sz w:val="24"/>
          <w:szCs w:val="24"/>
        </w:rPr>
        <w:t>provides a new metric known as</w:t>
      </w:r>
      <w:r w:rsidR="005B14FA" w:rsidRPr="000E5E16">
        <w:rPr>
          <w:rFonts w:ascii="Times New Roman" w:hAnsi="Times New Roman" w:cs="Times New Roman"/>
          <w:sz w:val="24"/>
          <w:szCs w:val="24"/>
        </w:rPr>
        <w:t xml:space="preserve"> the yield percentage change (</w:t>
      </w:r>
      <w:r w:rsidR="00B600B9" w:rsidRPr="000E5E16">
        <w:rPr>
          <w:rFonts w:ascii="Times New Roman" w:hAnsi="Times New Roman" w:cs="Times New Roman"/>
          <w:sz w:val="24"/>
          <w:szCs w:val="24"/>
        </w:rPr>
        <w:t>YieldChange</w:t>
      </w:r>
      <w:r w:rsidR="005B14FA" w:rsidRPr="000E5E16">
        <w:rPr>
          <w:rFonts w:ascii="Times New Roman" w:hAnsi="Times New Roman" w:cs="Times New Roman"/>
          <w:sz w:val="24"/>
          <w:szCs w:val="24"/>
        </w:rPr>
        <w:t>).</w:t>
      </w:r>
      <w:r w:rsidR="00B600B9" w:rsidRPr="000E5E16">
        <w:rPr>
          <w:rFonts w:ascii="Times New Roman" w:hAnsi="Times New Roman" w:cs="Times New Roman"/>
          <w:sz w:val="24"/>
          <w:szCs w:val="24"/>
        </w:rPr>
        <w:t xml:space="preserve"> Yield percent change represents the departure of the observed yield from the long-term trend and better reflects the impacts of interannual variability in the local climate. Yield percent change was then tabulated for every county in the study area by </w:t>
      </w:r>
      <w:r w:rsidR="007A7AD3">
        <w:rPr>
          <w:rFonts w:ascii="Times New Roman" w:hAnsi="Times New Roman" w:cs="Times New Roman"/>
          <w:sz w:val="24"/>
          <w:szCs w:val="24"/>
        </w:rPr>
        <w:t>individual crops</w:t>
      </w:r>
      <w:r w:rsidR="00B600B9" w:rsidRPr="000E5E16">
        <w:rPr>
          <w:rFonts w:ascii="Times New Roman" w:hAnsi="Times New Roman" w:cs="Times New Roman"/>
          <w:sz w:val="24"/>
          <w:szCs w:val="24"/>
        </w:rPr>
        <w:t xml:space="preserve">.  </w:t>
      </w:r>
    </w:p>
    <w:p w14:paraId="49279176" w14:textId="29FD4404" w:rsidR="00720AB2" w:rsidRPr="000E5E16" w:rsidDel="003F3533" w:rsidRDefault="00335A79">
      <w:pPr>
        <w:spacing w:after="0" w:line="360" w:lineRule="auto"/>
        <w:ind w:firstLine="720"/>
        <w:jc w:val="right"/>
        <w:rPr>
          <w:del w:id="34" w:author="Andrew Murray" w:date="2019-07-15T10:27:00Z"/>
          <w:rFonts w:ascii="Times New Roman" w:hAnsi="Times New Roman" w:cs="Times New Roman"/>
          <w:sz w:val="24"/>
          <w:szCs w:val="24"/>
        </w:rPr>
        <w:pPrChange w:id="35" w:author="Andrew Murray" w:date="2019-07-15T10:27:00Z">
          <w:pPr>
            <w:spacing w:after="0" w:line="360" w:lineRule="auto"/>
            <w:ind w:firstLine="720"/>
          </w:pPr>
        </w:pPrChange>
      </w:pPr>
      <m:oMath>
        <m:sSub>
          <m:sSubPr>
            <m:ctrlPr>
              <w:ins w:id="36" w:author="Andrew Murray" w:date="2019-07-15T10:24:00Z">
                <w:rPr>
                  <w:rFonts w:ascii="Cambria Math" w:hAnsi="Cambria Math" w:cs="Times New Roman"/>
                  <w:i/>
                  <w:sz w:val="24"/>
                  <w:szCs w:val="24"/>
                </w:rPr>
              </w:ins>
            </m:ctrlPr>
          </m:sSubPr>
          <m:e>
            <m:r>
              <w:ins w:id="37" w:author="Andrew Murray" w:date="2019-07-15T10:25:00Z">
                <w:rPr>
                  <w:rFonts w:ascii="Cambria Math" w:hAnsi="Cambria Math" w:cs="Times New Roman"/>
                  <w:sz w:val="24"/>
                  <w:szCs w:val="24"/>
                </w:rPr>
                <m:t>Y</m:t>
              </w:ins>
            </m:r>
          </m:e>
          <m:sub>
            <m:r>
              <w:ins w:id="38" w:author="Andrew Murray" w:date="2019-07-15T10:25:00Z">
                <w:rPr>
                  <w:rFonts w:ascii="Cambria Math" w:hAnsi="Cambria Math" w:cs="Times New Roman"/>
                  <w:sz w:val="24"/>
                  <w:szCs w:val="24"/>
                </w:rPr>
                <m:t>c</m:t>
              </w:ins>
            </m:r>
          </m:sub>
        </m:sSub>
        <m:r>
          <w:ins w:id="39" w:author="Andrew Murray" w:date="2019-07-15T10:25:00Z">
            <w:rPr>
              <w:rFonts w:ascii="Cambria Math" w:hAnsi="Cambria Math" w:cs="Times New Roman"/>
              <w:sz w:val="24"/>
              <w:szCs w:val="24"/>
            </w:rPr>
            <m:t>=</m:t>
          </w:ins>
        </m:r>
        <m:f>
          <m:fPr>
            <m:ctrlPr>
              <w:ins w:id="40" w:author="Andrew Murray" w:date="2019-07-15T10:25:00Z">
                <w:rPr>
                  <w:rFonts w:ascii="Cambria Math" w:hAnsi="Cambria Math" w:cs="Times New Roman"/>
                  <w:i/>
                  <w:sz w:val="24"/>
                  <w:szCs w:val="24"/>
                </w:rPr>
              </w:ins>
            </m:ctrlPr>
          </m:fPr>
          <m:num>
            <m:r>
              <w:ins w:id="41" w:author="Andrew Murray" w:date="2019-07-15T10:25:00Z">
                <w:rPr>
                  <w:rFonts w:ascii="Cambria Math" w:hAnsi="Cambria Math" w:cs="Times New Roman"/>
                  <w:sz w:val="24"/>
                  <w:szCs w:val="24"/>
                </w:rPr>
                <m:t>(</m:t>
              </w:ins>
            </m:r>
            <m:sSub>
              <m:sSubPr>
                <m:ctrlPr>
                  <w:ins w:id="42" w:author="Andrew Murray" w:date="2019-07-15T10:25:00Z">
                    <w:rPr>
                      <w:rFonts w:ascii="Cambria Math" w:hAnsi="Cambria Math" w:cs="Times New Roman"/>
                      <w:i/>
                      <w:sz w:val="24"/>
                      <w:szCs w:val="24"/>
                    </w:rPr>
                  </w:ins>
                </m:ctrlPr>
              </m:sSubPr>
              <m:e>
                <m:r>
                  <w:ins w:id="43" w:author="Andrew Murray" w:date="2019-07-15T10:25:00Z">
                    <w:rPr>
                      <w:rFonts w:ascii="Cambria Math" w:hAnsi="Cambria Math" w:cs="Times New Roman"/>
                      <w:sz w:val="24"/>
                      <w:szCs w:val="24"/>
                    </w:rPr>
                    <m:t>Y</m:t>
                  </w:ins>
                </m:r>
              </m:e>
              <m:sub>
                <m:r>
                  <w:ins w:id="44" w:author="Andrew Murray" w:date="2019-07-15T10:25:00Z">
                    <w:rPr>
                      <w:rFonts w:ascii="Cambria Math" w:hAnsi="Cambria Math" w:cs="Times New Roman"/>
                      <w:sz w:val="24"/>
                      <w:szCs w:val="24"/>
                    </w:rPr>
                    <m:t>d</m:t>
                  </w:ins>
                </m:r>
              </m:sub>
            </m:sSub>
            <m:r>
              <w:ins w:id="45" w:author="Andrew Murray" w:date="2019-07-15T10:25:00Z">
                <w:rPr>
                  <w:rFonts w:ascii="Cambria Math" w:hAnsi="Cambria Math" w:cs="Times New Roman"/>
                  <w:sz w:val="24"/>
                  <w:szCs w:val="24"/>
                </w:rPr>
                <m:t>-</m:t>
              </w:ins>
            </m:r>
            <m:sSub>
              <m:sSubPr>
                <m:ctrlPr>
                  <w:ins w:id="46" w:author="Andrew Murray" w:date="2019-07-15T10:25:00Z">
                    <w:rPr>
                      <w:rFonts w:ascii="Cambria Math" w:hAnsi="Cambria Math" w:cs="Times New Roman"/>
                      <w:i/>
                      <w:sz w:val="24"/>
                      <w:szCs w:val="24"/>
                    </w:rPr>
                  </w:ins>
                </m:ctrlPr>
              </m:sSubPr>
              <m:e>
                <m:r>
                  <w:ins w:id="47" w:author="Andrew Murray" w:date="2019-07-15T10:26:00Z">
                    <w:rPr>
                      <w:rFonts w:ascii="Cambria Math" w:hAnsi="Cambria Math" w:cs="Times New Roman"/>
                      <w:sz w:val="24"/>
                      <w:szCs w:val="24"/>
                    </w:rPr>
                    <m:t>Y</m:t>
                  </w:ins>
                </m:r>
              </m:e>
              <m:sub>
                <m:r>
                  <w:ins w:id="48" w:author="Andrew Murray" w:date="2019-07-15T10:26:00Z">
                    <w:rPr>
                      <w:rFonts w:ascii="Cambria Math" w:hAnsi="Cambria Math" w:cs="Times New Roman"/>
                      <w:sz w:val="24"/>
                      <w:szCs w:val="24"/>
                    </w:rPr>
                    <m:t>t</m:t>
                  </w:ins>
                </m:r>
              </m:sub>
            </m:sSub>
            <m:r>
              <w:ins w:id="49" w:author="Andrew Murray" w:date="2019-07-15T10:26:00Z">
                <w:rPr>
                  <w:rFonts w:ascii="Cambria Math" w:hAnsi="Cambria Math" w:cs="Times New Roman"/>
                  <w:sz w:val="24"/>
                  <w:szCs w:val="24"/>
                </w:rPr>
                <m:t>)</m:t>
              </w:ins>
            </m:r>
          </m:num>
          <m:den>
            <m:sSub>
              <m:sSubPr>
                <m:ctrlPr>
                  <w:ins w:id="50" w:author="Andrew Murray" w:date="2019-07-15T10:26:00Z">
                    <w:rPr>
                      <w:rFonts w:ascii="Cambria Math" w:hAnsi="Cambria Math" w:cs="Times New Roman"/>
                      <w:i/>
                      <w:sz w:val="24"/>
                      <w:szCs w:val="24"/>
                    </w:rPr>
                  </w:ins>
                </m:ctrlPr>
              </m:sSubPr>
              <m:e>
                <m:r>
                  <w:ins w:id="51" w:author="Andrew Murray" w:date="2019-07-15T10:26:00Z">
                    <w:rPr>
                      <w:rFonts w:ascii="Cambria Math" w:hAnsi="Cambria Math" w:cs="Times New Roman"/>
                      <w:sz w:val="24"/>
                      <w:szCs w:val="24"/>
                    </w:rPr>
                    <m:t>Y</m:t>
                  </w:ins>
                </m:r>
              </m:e>
              <m:sub>
                <m:r>
                  <w:ins w:id="52" w:author="Andrew Murray" w:date="2019-07-15T10:26:00Z">
                    <w:rPr>
                      <w:rFonts w:ascii="Cambria Math" w:hAnsi="Cambria Math" w:cs="Times New Roman"/>
                      <w:sz w:val="24"/>
                      <w:szCs w:val="24"/>
                    </w:rPr>
                    <m:t>t</m:t>
                  </w:ins>
                </m:r>
              </m:sub>
            </m:sSub>
          </m:den>
        </m:f>
        <m:r>
          <w:ins w:id="53" w:author="Andrew Murray" w:date="2019-07-15T10:26:00Z">
            <w:rPr>
              <w:rFonts w:ascii="Cambria Math" w:hAnsi="Cambria Math" w:cs="Times New Roman"/>
              <w:sz w:val="24"/>
              <w:szCs w:val="24"/>
            </w:rPr>
            <m:t>*100</m:t>
          </w:ins>
        </m:r>
      </m:oMath>
      <w:ins w:id="54" w:author="Andrew Murray" w:date="2019-07-15T10:27:00Z">
        <w:r w:rsidR="003F3533">
          <w:rPr>
            <w:rFonts w:ascii="Times New Roman" w:eastAsiaTheme="minorEastAsia" w:hAnsi="Times New Roman" w:cs="Times New Roman"/>
            <w:sz w:val="24"/>
            <w:szCs w:val="24"/>
          </w:rPr>
          <w:t xml:space="preserve">                                                           (1)</w:t>
        </w:r>
      </w:ins>
    </w:p>
    <w:p w14:paraId="479A8402" w14:textId="0E2B08B3" w:rsidR="003F3533" w:rsidRPr="00942CA1" w:rsidRDefault="003E1742">
      <w:pPr>
        <w:spacing w:after="0" w:line="360" w:lineRule="auto"/>
        <w:ind w:firstLine="720"/>
        <w:rPr>
          <w:ins w:id="55" w:author="Andrew Murray" w:date="2019-07-15T10:27:00Z"/>
          <w:rFonts w:ascii="Times New Roman" w:hAnsi="Times New Roman" w:cs="Times New Roman"/>
          <w:sz w:val="20"/>
          <w:szCs w:val="20"/>
          <w:rPrChange w:id="56" w:author="Andrew Murray" w:date="2019-07-15T10:28:00Z">
            <w:rPr>
              <w:ins w:id="57" w:author="Andrew Murray" w:date="2019-07-15T10:27:00Z"/>
              <w:rFonts w:ascii="Times New Roman" w:hAnsi="Times New Roman" w:cs="Times New Roman"/>
              <w:sz w:val="24"/>
              <w:szCs w:val="24"/>
            </w:rPr>
          </w:rPrChange>
        </w:rPr>
        <w:pPrChange w:id="58" w:author="Andrew Murray" w:date="2019-07-15T10:31:00Z">
          <w:pPr>
            <w:spacing w:after="0" w:line="360" w:lineRule="auto"/>
            <w:ind w:firstLine="720"/>
            <w:jc w:val="right"/>
          </w:pPr>
        </w:pPrChange>
      </w:pPr>
      <w:ins w:id="59" w:author="Andrew Murray" w:date="2019-07-15T10:27:00Z">
        <w:r w:rsidRPr="00942CA1">
          <w:rPr>
            <w:rFonts w:ascii="Times New Roman" w:hAnsi="Times New Roman" w:cs="Times New Roman"/>
            <w:sz w:val="20"/>
            <w:szCs w:val="20"/>
            <w:rPrChange w:id="60" w:author="Andrew Murray" w:date="2019-07-15T10:28:00Z">
              <w:rPr>
                <w:rFonts w:ascii="Times New Roman" w:hAnsi="Times New Roman" w:cs="Times New Roman"/>
                <w:sz w:val="24"/>
                <w:szCs w:val="24"/>
              </w:rPr>
            </w:rPrChange>
          </w:rPr>
          <w:t>Where Y</w:t>
        </w:r>
        <w:r w:rsidRPr="00942CA1">
          <w:rPr>
            <w:rFonts w:ascii="Times New Roman" w:hAnsi="Times New Roman" w:cs="Times New Roman"/>
            <w:sz w:val="20"/>
            <w:szCs w:val="20"/>
            <w:rPrChange w:id="61" w:author="Andrew Murray" w:date="2019-07-15T10:28:00Z">
              <w:rPr>
                <w:rFonts w:ascii="Times New Roman" w:hAnsi="Times New Roman" w:cs="Times New Roman"/>
                <w:sz w:val="24"/>
                <w:szCs w:val="24"/>
              </w:rPr>
            </w:rPrChange>
          </w:rPr>
          <w:softHyphen/>
        </w:r>
        <w:r w:rsidRPr="00942CA1">
          <w:rPr>
            <w:rFonts w:ascii="Times New Roman" w:hAnsi="Times New Roman" w:cs="Times New Roman"/>
            <w:sz w:val="20"/>
            <w:szCs w:val="20"/>
            <w:vertAlign w:val="subscript"/>
            <w:rPrChange w:id="62" w:author="Andrew Murray" w:date="2019-07-15T10:28:00Z">
              <w:rPr>
                <w:rFonts w:ascii="Times New Roman" w:hAnsi="Times New Roman" w:cs="Times New Roman"/>
                <w:sz w:val="24"/>
                <w:szCs w:val="24"/>
                <w:vertAlign w:val="subscript"/>
              </w:rPr>
            </w:rPrChange>
          </w:rPr>
          <w:t>c</w:t>
        </w:r>
        <w:r w:rsidRPr="00942CA1">
          <w:rPr>
            <w:rFonts w:ascii="Times New Roman" w:hAnsi="Times New Roman" w:cs="Times New Roman"/>
            <w:sz w:val="20"/>
            <w:szCs w:val="20"/>
            <w:rPrChange w:id="63" w:author="Andrew Murray" w:date="2019-07-15T10:28:00Z">
              <w:rPr>
                <w:rFonts w:ascii="Times New Roman" w:hAnsi="Times New Roman" w:cs="Times New Roman"/>
                <w:sz w:val="24"/>
                <w:szCs w:val="24"/>
              </w:rPr>
            </w:rPrChange>
          </w:rPr>
          <w:t xml:space="preserve"> is the percent yield change</w:t>
        </w:r>
      </w:ins>
      <w:ins w:id="64" w:author="Andrew Murray" w:date="2019-07-15T10:28:00Z">
        <w:r w:rsidR="002819F8" w:rsidRPr="00942CA1">
          <w:rPr>
            <w:rFonts w:ascii="Times New Roman" w:hAnsi="Times New Roman" w:cs="Times New Roman"/>
            <w:sz w:val="20"/>
            <w:szCs w:val="20"/>
            <w:rPrChange w:id="65" w:author="Andrew Murray" w:date="2019-07-15T10:28:00Z">
              <w:rPr>
                <w:rFonts w:ascii="Times New Roman" w:hAnsi="Times New Roman" w:cs="Times New Roman"/>
                <w:sz w:val="24"/>
                <w:szCs w:val="24"/>
              </w:rPr>
            </w:rPrChange>
          </w:rPr>
          <w:t>, Y</w:t>
        </w:r>
        <w:r w:rsidR="002819F8" w:rsidRPr="00942CA1">
          <w:rPr>
            <w:rFonts w:ascii="Times New Roman" w:hAnsi="Times New Roman" w:cs="Times New Roman"/>
            <w:sz w:val="20"/>
            <w:szCs w:val="20"/>
            <w:vertAlign w:val="subscript"/>
            <w:rPrChange w:id="66" w:author="Andrew Murray" w:date="2019-07-15T10:28:00Z">
              <w:rPr>
                <w:rFonts w:ascii="Times New Roman" w:hAnsi="Times New Roman" w:cs="Times New Roman"/>
                <w:sz w:val="24"/>
                <w:szCs w:val="24"/>
                <w:vertAlign w:val="subscript"/>
              </w:rPr>
            </w:rPrChange>
          </w:rPr>
          <w:t>d</w:t>
        </w:r>
        <w:r w:rsidR="002819F8" w:rsidRPr="00942CA1">
          <w:rPr>
            <w:rFonts w:ascii="Times New Roman" w:hAnsi="Times New Roman" w:cs="Times New Roman"/>
            <w:sz w:val="20"/>
            <w:szCs w:val="20"/>
            <w:rPrChange w:id="67" w:author="Andrew Murray" w:date="2019-07-15T10:28:00Z">
              <w:rPr>
                <w:rFonts w:ascii="Times New Roman" w:hAnsi="Times New Roman" w:cs="Times New Roman"/>
                <w:sz w:val="24"/>
                <w:szCs w:val="24"/>
              </w:rPr>
            </w:rPrChange>
          </w:rPr>
          <w:t xml:space="preserve"> is the yield difference</w:t>
        </w:r>
        <w:r w:rsidR="00942CA1" w:rsidRPr="00942CA1">
          <w:rPr>
            <w:rFonts w:ascii="Times New Roman" w:hAnsi="Times New Roman" w:cs="Times New Roman"/>
            <w:sz w:val="20"/>
            <w:szCs w:val="20"/>
            <w:rPrChange w:id="68" w:author="Andrew Murray" w:date="2019-07-15T10:28:00Z">
              <w:rPr>
                <w:rFonts w:ascii="Times New Roman" w:hAnsi="Times New Roman" w:cs="Times New Roman"/>
                <w:sz w:val="24"/>
                <w:szCs w:val="24"/>
              </w:rPr>
            </w:rPrChange>
          </w:rPr>
          <w:t>, and Y</w:t>
        </w:r>
        <w:r w:rsidR="00942CA1" w:rsidRPr="00942CA1">
          <w:rPr>
            <w:rFonts w:ascii="Times New Roman" w:hAnsi="Times New Roman" w:cs="Times New Roman"/>
            <w:sz w:val="20"/>
            <w:szCs w:val="20"/>
            <w:vertAlign w:val="subscript"/>
            <w:rPrChange w:id="69" w:author="Andrew Murray" w:date="2019-07-15T10:28:00Z">
              <w:rPr>
                <w:rFonts w:ascii="Times New Roman" w:hAnsi="Times New Roman" w:cs="Times New Roman"/>
                <w:sz w:val="24"/>
                <w:szCs w:val="24"/>
                <w:vertAlign w:val="subscript"/>
              </w:rPr>
            </w:rPrChange>
          </w:rPr>
          <w:t>t</w:t>
        </w:r>
        <w:r w:rsidR="00942CA1" w:rsidRPr="00942CA1">
          <w:rPr>
            <w:rFonts w:ascii="Times New Roman" w:hAnsi="Times New Roman" w:cs="Times New Roman"/>
            <w:sz w:val="20"/>
            <w:szCs w:val="20"/>
            <w:rPrChange w:id="70" w:author="Andrew Murray" w:date="2019-07-15T10:28:00Z">
              <w:rPr>
                <w:rFonts w:ascii="Times New Roman" w:hAnsi="Times New Roman" w:cs="Times New Roman"/>
                <w:sz w:val="24"/>
                <w:szCs w:val="24"/>
              </w:rPr>
            </w:rPrChange>
          </w:rPr>
          <w:t xml:space="preserve"> is the yield trend</w:t>
        </w:r>
      </w:ins>
      <w:ins w:id="71" w:author="Andrew Murray" w:date="2019-07-15T10:31:00Z">
        <w:r w:rsidR="00582E83">
          <w:rPr>
            <w:rFonts w:ascii="Times New Roman" w:hAnsi="Times New Roman" w:cs="Times New Roman"/>
            <w:sz w:val="20"/>
            <w:szCs w:val="20"/>
          </w:rPr>
          <w:t>.</w:t>
        </w:r>
      </w:ins>
    </w:p>
    <w:p w14:paraId="14053050" w14:textId="6A653476" w:rsidR="005B14FA" w:rsidRPr="000E5E16" w:rsidDel="003F3533" w:rsidRDefault="00B600B9">
      <w:pPr>
        <w:spacing w:after="0" w:line="360" w:lineRule="auto"/>
        <w:ind w:firstLine="720"/>
        <w:jc w:val="right"/>
        <w:rPr>
          <w:del w:id="72" w:author="Andrew Murray" w:date="2019-07-15T10:27:00Z"/>
          <w:rFonts w:ascii="Times New Roman" w:hAnsi="Times New Roman" w:cs="Times New Roman"/>
          <w:sz w:val="24"/>
          <w:szCs w:val="24"/>
        </w:rPr>
        <w:pPrChange w:id="73" w:author="Andrew Murray" w:date="2019-07-15T10:27:00Z">
          <w:pPr>
            <w:spacing w:after="0" w:line="360" w:lineRule="auto"/>
            <w:jc w:val="center"/>
          </w:pPr>
        </w:pPrChange>
      </w:pPr>
      <w:del w:id="74" w:author="Andrew Murray" w:date="2019-07-15T10:27:00Z">
        <w:r w:rsidRPr="000E5E16" w:rsidDel="003F3533">
          <w:rPr>
            <w:rFonts w:ascii="Times New Roman" w:hAnsi="Times New Roman" w:cs="Times New Roman"/>
            <w:sz w:val="24"/>
            <w:szCs w:val="24"/>
          </w:rPr>
          <w:delText>YieldChange</w:delText>
        </w:r>
        <w:r w:rsidR="00BB7B18" w:rsidRPr="000E5E16" w:rsidDel="003F3533">
          <w:rPr>
            <w:rFonts w:ascii="Times New Roman" w:hAnsi="Times New Roman" w:cs="Times New Roman"/>
            <w:sz w:val="24"/>
            <w:szCs w:val="24"/>
          </w:rPr>
          <w:delText xml:space="preserve"> </w:delText>
        </w:r>
        <w:r w:rsidRPr="000E5E16" w:rsidDel="003F3533">
          <w:rPr>
            <w:rFonts w:ascii="Times New Roman" w:hAnsi="Times New Roman" w:cs="Times New Roman"/>
            <w:sz w:val="24"/>
            <w:szCs w:val="24"/>
          </w:rPr>
          <w:delText>=</w:delText>
        </w:r>
        <w:r w:rsidR="00BB7B18" w:rsidRPr="000E5E16" w:rsidDel="003F3533">
          <w:rPr>
            <w:rFonts w:ascii="Times New Roman" w:hAnsi="Times New Roman" w:cs="Times New Roman"/>
            <w:sz w:val="24"/>
            <w:szCs w:val="24"/>
          </w:rPr>
          <w:delText xml:space="preserve"> </w:delText>
        </w:r>
        <w:r w:rsidRPr="000E5E16" w:rsidDel="003F3533">
          <w:rPr>
            <w:rFonts w:ascii="Times New Roman" w:hAnsi="Times New Roman" w:cs="Times New Roman"/>
            <w:sz w:val="24"/>
            <w:szCs w:val="24"/>
          </w:rPr>
          <w:delText>(</w:delText>
        </w:r>
        <w:r w:rsidRPr="000E5E16" w:rsidDel="003F3533">
          <w:rPr>
            <w:rFonts w:ascii="Times New Roman" w:hAnsi="Times New Roman" w:cs="Times New Roman"/>
            <w:sz w:val="24"/>
            <w:szCs w:val="24"/>
          </w:rPr>
          <w:softHyphen/>
          <w:delText>YieldDiff</w:delText>
        </w:r>
        <w:r w:rsidR="005B14FA" w:rsidRPr="000E5E16" w:rsidDel="003F3533">
          <w:rPr>
            <w:rFonts w:ascii="Times New Roman" w:hAnsi="Times New Roman" w:cs="Times New Roman"/>
            <w:sz w:val="24"/>
            <w:szCs w:val="24"/>
          </w:rPr>
          <w:delText>−</w:delText>
        </w:r>
        <w:r w:rsidR="00BF507D" w:rsidDel="003F3533">
          <w:rPr>
            <w:rFonts w:ascii="Times New Roman" w:hAnsi="Times New Roman" w:cs="Times New Roman"/>
            <w:sz w:val="24"/>
            <w:szCs w:val="24"/>
          </w:rPr>
          <w:delText>Yield</w:delText>
        </w:r>
        <w:r w:rsidR="005238D8" w:rsidDel="003F3533">
          <w:rPr>
            <w:rFonts w:ascii="Times New Roman" w:hAnsi="Times New Roman" w:cs="Times New Roman"/>
            <w:sz w:val="24"/>
            <w:szCs w:val="24"/>
          </w:rPr>
          <w:delText>Tr</w:delText>
        </w:r>
        <w:r w:rsidR="005B14FA" w:rsidRPr="000E5E16" w:rsidDel="003F3533">
          <w:rPr>
            <w:rFonts w:ascii="Times New Roman" w:hAnsi="Times New Roman" w:cs="Times New Roman"/>
            <w:sz w:val="24"/>
            <w:szCs w:val="24"/>
          </w:rPr>
          <w:delText>end</w:delText>
        </w:r>
        <w:r w:rsidRPr="000E5E16" w:rsidDel="003F3533">
          <w:rPr>
            <w:rFonts w:ascii="Times New Roman" w:hAnsi="Times New Roman" w:cs="Times New Roman"/>
            <w:sz w:val="24"/>
            <w:szCs w:val="24"/>
          </w:rPr>
          <w:delText>)</w:delText>
        </w:r>
        <w:r w:rsidR="00BB7B18" w:rsidRPr="000E5E16" w:rsidDel="003F3533">
          <w:rPr>
            <w:rFonts w:ascii="Times New Roman" w:hAnsi="Times New Roman" w:cs="Times New Roman"/>
            <w:sz w:val="24"/>
            <w:szCs w:val="24"/>
          </w:rPr>
          <w:delText xml:space="preserve"> </w:delText>
        </w:r>
        <w:r w:rsidR="005B14FA" w:rsidRPr="000E5E16" w:rsidDel="003F3533">
          <w:rPr>
            <w:rFonts w:ascii="Times New Roman" w:hAnsi="Times New Roman" w:cs="Times New Roman"/>
            <w:sz w:val="24"/>
            <w:szCs w:val="24"/>
          </w:rPr>
          <w:delText>∕</w:delText>
        </w:r>
        <w:r w:rsidR="00BB7B18" w:rsidRPr="000E5E16" w:rsidDel="003F3533">
          <w:rPr>
            <w:rFonts w:ascii="Times New Roman" w:hAnsi="Times New Roman" w:cs="Times New Roman"/>
            <w:sz w:val="24"/>
            <w:szCs w:val="24"/>
          </w:rPr>
          <w:delText xml:space="preserve"> </w:delText>
        </w:r>
        <w:r w:rsidRPr="000E5E16" w:rsidDel="003F3533">
          <w:rPr>
            <w:rFonts w:ascii="Times New Roman" w:hAnsi="Times New Roman" w:cs="Times New Roman"/>
            <w:sz w:val="24"/>
            <w:szCs w:val="24"/>
          </w:rPr>
          <w:delText>(</w:delText>
        </w:r>
        <w:r w:rsidR="00BF507D" w:rsidDel="003F3533">
          <w:rPr>
            <w:rFonts w:ascii="Times New Roman" w:hAnsi="Times New Roman" w:cs="Times New Roman"/>
            <w:sz w:val="24"/>
            <w:szCs w:val="24"/>
          </w:rPr>
          <w:delText>Yield</w:delText>
        </w:r>
        <w:r w:rsidR="005238D8" w:rsidDel="003F3533">
          <w:rPr>
            <w:rFonts w:ascii="Times New Roman" w:hAnsi="Times New Roman" w:cs="Times New Roman"/>
            <w:sz w:val="24"/>
            <w:szCs w:val="24"/>
          </w:rPr>
          <w:delText>Tre</w:delText>
        </w:r>
        <w:r w:rsidR="005B14FA" w:rsidRPr="000E5E16" w:rsidDel="003F3533">
          <w:rPr>
            <w:rFonts w:ascii="Times New Roman" w:hAnsi="Times New Roman" w:cs="Times New Roman"/>
            <w:sz w:val="24"/>
            <w:szCs w:val="24"/>
          </w:rPr>
          <w:delText>nd</w:delText>
        </w:r>
        <w:r w:rsidRPr="000E5E16" w:rsidDel="003F3533">
          <w:rPr>
            <w:rFonts w:ascii="Times New Roman" w:hAnsi="Times New Roman" w:cs="Times New Roman"/>
            <w:sz w:val="24"/>
            <w:szCs w:val="24"/>
          </w:rPr>
          <w:delText>)</w:delText>
        </w:r>
        <w:r w:rsidR="00BB7B18" w:rsidRPr="000E5E16" w:rsidDel="003F3533">
          <w:rPr>
            <w:rFonts w:ascii="Times New Roman" w:hAnsi="Times New Roman" w:cs="Times New Roman"/>
            <w:sz w:val="24"/>
            <w:szCs w:val="24"/>
          </w:rPr>
          <w:delText xml:space="preserve"> </w:delText>
        </w:r>
        <w:r w:rsidR="005B14FA" w:rsidRPr="000E5E16" w:rsidDel="003F3533">
          <w:rPr>
            <w:rFonts w:ascii="Times New Roman" w:hAnsi="Times New Roman" w:cs="Times New Roman"/>
            <w:sz w:val="24"/>
            <w:szCs w:val="24"/>
          </w:rPr>
          <w:delText>×</w:delText>
        </w:r>
        <w:r w:rsidR="00BB7B18" w:rsidRPr="000E5E16" w:rsidDel="003F3533">
          <w:rPr>
            <w:rFonts w:ascii="Times New Roman" w:hAnsi="Times New Roman" w:cs="Times New Roman"/>
            <w:sz w:val="24"/>
            <w:szCs w:val="24"/>
          </w:rPr>
          <w:delText xml:space="preserve"> </w:delText>
        </w:r>
        <w:r w:rsidR="005B14FA" w:rsidRPr="000E5E16" w:rsidDel="003F3533">
          <w:rPr>
            <w:rFonts w:ascii="Times New Roman" w:hAnsi="Times New Roman" w:cs="Times New Roman"/>
            <w:sz w:val="24"/>
            <w:szCs w:val="24"/>
          </w:rPr>
          <w:delText>100%</w:delText>
        </w:r>
      </w:del>
    </w:p>
    <w:p w14:paraId="79FB5CF5" w14:textId="77777777" w:rsidR="005B14FA" w:rsidRPr="000E5E16" w:rsidRDefault="005B14FA" w:rsidP="00AB1719">
      <w:pPr>
        <w:spacing w:after="0" w:line="360" w:lineRule="auto"/>
        <w:rPr>
          <w:rFonts w:ascii="Times New Roman" w:hAnsi="Times New Roman" w:cs="Times New Roman"/>
          <w:b/>
          <w:sz w:val="24"/>
          <w:szCs w:val="24"/>
        </w:rPr>
      </w:pPr>
      <w:r w:rsidRPr="000E5E16">
        <w:rPr>
          <w:rFonts w:ascii="Times New Roman" w:hAnsi="Times New Roman" w:cs="Times New Roman"/>
          <w:b/>
          <w:sz w:val="24"/>
          <w:szCs w:val="24"/>
        </w:rPr>
        <w:t>Climate Data</w:t>
      </w:r>
    </w:p>
    <w:p w14:paraId="586D92D4" w14:textId="26942093" w:rsidR="00531A4F" w:rsidRPr="000E5E16" w:rsidRDefault="00267614" w:rsidP="00AB1719">
      <w:pPr>
        <w:spacing w:after="0" w:line="360" w:lineRule="auto"/>
        <w:ind w:firstLine="720"/>
        <w:rPr>
          <w:rFonts w:ascii="Times New Roman" w:hAnsi="Times New Roman" w:cs="Times New Roman"/>
          <w:sz w:val="24"/>
          <w:szCs w:val="24"/>
        </w:rPr>
      </w:pPr>
      <w:r w:rsidRPr="000E5E16">
        <w:rPr>
          <w:rFonts w:ascii="Times New Roman" w:hAnsi="Times New Roman" w:cs="Times New Roman"/>
          <w:sz w:val="24"/>
          <w:szCs w:val="24"/>
        </w:rPr>
        <w:t xml:space="preserve">Daily data for precipitation and maximum temperature </w:t>
      </w:r>
      <w:r w:rsidR="00531A4F" w:rsidRPr="000E5E16">
        <w:rPr>
          <w:rFonts w:ascii="Times New Roman" w:hAnsi="Times New Roman" w:cs="Times New Roman"/>
          <w:sz w:val="24"/>
          <w:szCs w:val="24"/>
        </w:rPr>
        <w:t xml:space="preserve">were downloaded for each year from 1981 through 2017 from the PRISM Climate Group. The PRISM model outputs a national 4km gridded raster of climatic variables including total precipitation, maximum temperature, and minimum temperature for each day. PRISM data </w:t>
      </w:r>
      <w:r w:rsidR="0087213D">
        <w:rPr>
          <w:rFonts w:ascii="Times New Roman" w:hAnsi="Times New Roman" w:cs="Times New Roman"/>
          <w:sz w:val="24"/>
          <w:szCs w:val="24"/>
        </w:rPr>
        <w:t>for years prior</w:t>
      </w:r>
      <w:r w:rsidR="00531A4F" w:rsidRPr="000E5E16">
        <w:rPr>
          <w:rFonts w:ascii="Times New Roman" w:hAnsi="Times New Roman" w:cs="Times New Roman"/>
          <w:sz w:val="24"/>
          <w:szCs w:val="24"/>
        </w:rPr>
        <w:t xml:space="preserve"> to 1981 are considered less reliable since they were created using significantly fewer in-situ observations (PRISM Climate Group, 2019</w:t>
      </w:r>
      <w:r w:rsidR="00123768">
        <w:rPr>
          <w:rFonts w:ascii="Times New Roman" w:hAnsi="Times New Roman" w:cs="Times New Roman"/>
          <w:sz w:val="24"/>
          <w:szCs w:val="24"/>
        </w:rPr>
        <w:t>; Daly et al., 2008</w:t>
      </w:r>
      <w:r w:rsidR="00531A4F" w:rsidRPr="000E5E16">
        <w:rPr>
          <w:rFonts w:ascii="Times New Roman" w:hAnsi="Times New Roman" w:cs="Times New Roman"/>
          <w:sz w:val="24"/>
          <w:szCs w:val="24"/>
        </w:rPr>
        <w:t xml:space="preserve">) and were thus not considered in this study. PRISM data were then subset into the traditional growing season of the southeast, which we define as May 1 to October 31. </w:t>
      </w:r>
    </w:p>
    <w:p w14:paraId="7EA6C759" w14:textId="2FFFF005" w:rsidR="00531A4F" w:rsidRPr="000E5E16" w:rsidRDefault="00531A4F" w:rsidP="00AB1719">
      <w:pPr>
        <w:spacing w:after="0" w:line="360" w:lineRule="auto"/>
        <w:ind w:firstLine="720"/>
        <w:rPr>
          <w:rFonts w:ascii="Times New Roman" w:hAnsi="Times New Roman" w:cs="Times New Roman"/>
          <w:sz w:val="24"/>
          <w:szCs w:val="24"/>
        </w:rPr>
      </w:pPr>
      <w:r w:rsidRPr="000E5E16">
        <w:rPr>
          <w:rFonts w:ascii="Times New Roman" w:hAnsi="Times New Roman" w:cs="Times New Roman"/>
          <w:sz w:val="24"/>
          <w:szCs w:val="24"/>
        </w:rPr>
        <w:t>Using R statistical software, we overlaid counties onto the 4km gridded climate data and extracted the spatial means t</w:t>
      </w:r>
      <w:r w:rsidR="00267614" w:rsidRPr="000E5E16">
        <w:rPr>
          <w:rFonts w:ascii="Times New Roman" w:hAnsi="Times New Roman" w:cs="Times New Roman"/>
          <w:sz w:val="24"/>
          <w:szCs w:val="24"/>
        </w:rPr>
        <w:t xml:space="preserve">o return daily average precipitation and average maximum temperature </w:t>
      </w:r>
      <w:r w:rsidRPr="000E5E16">
        <w:rPr>
          <w:rFonts w:ascii="Times New Roman" w:hAnsi="Times New Roman" w:cs="Times New Roman"/>
          <w:sz w:val="24"/>
          <w:szCs w:val="24"/>
        </w:rPr>
        <w:t>for each county</w:t>
      </w:r>
      <w:r w:rsidR="004C5663">
        <w:rPr>
          <w:rFonts w:ascii="Times New Roman" w:hAnsi="Times New Roman" w:cs="Times New Roman"/>
          <w:sz w:val="24"/>
          <w:szCs w:val="24"/>
        </w:rPr>
        <w:t xml:space="preserve"> (Figure 1)</w:t>
      </w:r>
      <w:r w:rsidRPr="000E5E16">
        <w:rPr>
          <w:rFonts w:ascii="Times New Roman" w:hAnsi="Times New Roman" w:cs="Times New Roman"/>
          <w:sz w:val="24"/>
          <w:szCs w:val="24"/>
        </w:rPr>
        <w:t xml:space="preserve">. </w:t>
      </w:r>
      <w:r w:rsidR="004C5663">
        <w:rPr>
          <w:rFonts w:ascii="Times New Roman" w:hAnsi="Times New Roman" w:cs="Times New Roman"/>
          <w:sz w:val="24"/>
          <w:szCs w:val="24"/>
        </w:rPr>
        <w:t xml:space="preserve">For each county that met both the climate and crop yield data thresholds, we calculated the mean and standard deviation of maximum temperature and </w:t>
      </w:r>
      <w:r w:rsidR="004C5663">
        <w:rPr>
          <w:rFonts w:ascii="Times New Roman" w:hAnsi="Times New Roman" w:cs="Times New Roman"/>
          <w:sz w:val="24"/>
          <w:szCs w:val="24"/>
        </w:rPr>
        <w:lastRenderedPageBreak/>
        <w:t>precipitation by month and the growing season</w:t>
      </w:r>
      <w:ins w:id="75" w:author="Andrew Murray" w:date="2019-07-15T10:36:00Z">
        <w:r w:rsidR="00C05DC6">
          <w:rPr>
            <w:rFonts w:ascii="Times New Roman" w:hAnsi="Times New Roman" w:cs="Times New Roman"/>
            <w:sz w:val="24"/>
            <w:szCs w:val="24"/>
          </w:rPr>
          <w:t>,</w:t>
        </w:r>
      </w:ins>
      <w:del w:id="76" w:author="Andrew Murray" w:date="2019-07-15T10:36:00Z">
        <w:r w:rsidR="004C5663" w:rsidDel="00C05DC6">
          <w:rPr>
            <w:rFonts w:ascii="Times New Roman" w:hAnsi="Times New Roman" w:cs="Times New Roman"/>
            <w:sz w:val="24"/>
            <w:szCs w:val="24"/>
          </w:rPr>
          <w:delText>.</w:delText>
        </w:r>
      </w:del>
      <w:r w:rsidR="004C5663">
        <w:rPr>
          <w:rFonts w:ascii="Times New Roman" w:hAnsi="Times New Roman" w:cs="Times New Roman"/>
          <w:sz w:val="24"/>
          <w:szCs w:val="24"/>
        </w:rPr>
        <w:t xml:space="preserve"> </w:t>
      </w:r>
      <w:del w:id="77" w:author="Andrew Murray" w:date="2019-07-15T10:36:00Z">
        <w:r w:rsidR="004C5663" w:rsidDel="00C05DC6">
          <w:rPr>
            <w:rFonts w:ascii="Times New Roman" w:hAnsi="Times New Roman" w:cs="Times New Roman"/>
            <w:sz w:val="24"/>
            <w:szCs w:val="24"/>
          </w:rPr>
          <w:delText xml:space="preserve">By doing this, we are able </w:delText>
        </w:r>
      </w:del>
      <w:ins w:id="78" w:author="Andrew Murray" w:date="2019-07-15T10:36:00Z">
        <w:r w:rsidR="00C05DC6">
          <w:rPr>
            <w:rFonts w:ascii="Times New Roman" w:hAnsi="Times New Roman" w:cs="Times New Roman"/>
            <w:sz w:val="24"/>
            <w:szCs w:val="24"/>
          </w:rPr>
          <w:t xml:space="preserve">enabling us </w:t>
        </w:r>
      </w:ins>
      <w:r w:rsidR="004C5663">
        <w:rPr>
          <w:rFonts w:ascii="Times New Roman" w:hAnsi="Times New Roman" w:cs="Times New Roman"/>
          <w:sz w:val="24"/>
          <w:szCs w:val="24"/>
        </w:rPr>
        <w:t>to analyze crop yield variability across distinct categorizations of climatic anomalies. For the purposes of this study, climate categories for precipitation and temperature were simpli</w:t>
      </w:r>
      <w:r w:rsidR="00BF507D">
        <w:rPr>
          <w:rFonts w:ascii="Times New Roman" w:hAnsi="Times New Roman" w:cs="Times New Roman"/>
          <w:sz w:val="24"/>
          <w:szCs w:val="24"/>
        </w:rPr>
        <w:t>fied to r</w:t>
      </w:r>
      <w:r w:rsidR="00FC41A6">
        <w:rPr>
          <w:rFonts w:ascii="Times New Roman" w:hAnsi="Times New Roman" w:cs="Times New Roman"/>
          <w:sz w:val="24"/>
          <w:szCs w:val="24"/>
        </w:rPr>
        <w:t xml:space="preserve">epresent near normal  </w:t>
      </w:r>
      <w:del w:id="79" w:author="Andrew Murray" w:date="2019-07-15T10:36:00Z">
        <w:r w:rsidR="00FC41A6" w:rsidDel="00E6799F">
          <w:rPr>
            <w:rFonts w:ascii="Times New Roman" w:hAnsi="Times New Roman" w:cs="Times New Roman"/>
            <w:sz w:val="24"/>
            <w:szCs w:val="24"/>
          </w:rPr>
          <w:delText xml:space="preserve">    </w:delText>
        </w:r>
      </w:del>
      <w:r w:rsidR="00FC41A6">
        <w:rPr>
          <w:rFonts w:ascii="Times New Roman" w:hAnsi="Times New Roman" w:cs="Times New Roman"/>
          <w:sz w:val="24"/>
          <w:szCs w:val="24"/>
        </w:rPr>
        <w:t>(</w:t>
      </w:r>
      <w:r w:rsidR="00BF507D">
        <w:rPr>
          <w:rFonts w:ascii="Times New Roman" w:hAnsi="Times New Roman" w:cs="Times New Roman"/>
          <w:sz w:val="24"/>
          <w:szCs w:val="24"/>
        </w:rPr>
        <w:t>-0.5</w:t>
      </w:r>
      <w:r w:rsidR="004C5663" w:rsidRPr="001105C8">
        <w:rPr>
          <w:rFonts w:ascii="Times New Roman" w:hAnsi="Times New Roman" w:cs="Times New Roman"/>
          <w:sz w:val="24"/>
          <w:szCs w:val="24"/>
        </w:rPr>
        <w:t xml:space="preserve"> σ</w:t>
      </w:r>
      <w:r w:rsidR="00BF507D">
        <w:rPr>
          <w:rFonts w:ascii="Times New Roman" w:hAnsi="Times New Roman" w:cs="Times New Roman"/>
          <w:sz w:val="24"/>
          <w:szCs w:val="24"/>
        </w:rPr>
        <w:t xml:space="preserve"> – 0.5</w:t>
      </w:r>
      <w:r w:rsidR="004C5663" w:rsidRPr="001105C8">
        <w:rPr>
          <w:rFonts w:ascii="Times New Roman" w:hAnsi="Times New Roman" w:cs="Times New Roman"/>
          <w:sz w:val="24"/>
          <w:szCs w:val="24"/>
        </w:rPr>
        <w:t>σ</w:t>
      </w:r>
      <w:r w:rsidR="00BF507D">
        <w:rPr>
          <w:rFonts w:ascii="Times New Roman" w:hAnsi="Times New Roman" w:cs="Times New Roman"/>
          <w:sz w:val="24"/>
          <w:szCs w:val="24"/>
        </w:rPr>
        <w:t>), below normal (&lt; -0.5</w:t>
      </w:r>
      <w:r w:rsidR="004C5663" w:rsidRPr="001105C8">
        <w:rPr>
          <w:rFonts w:ascii="Times New Roman" w:hAnsi="Times New Roman" w:cs="Times New Roman"/>
          <w:sz w:val="24"/>
          <w:szCs w:val="24"/>
        </w:rPr>
        <w:t>σ</w:t>
      </w:r>
      <w:r w:rsidR="004C5663">
        <w:rPr>
          <w:rFonts w:ascii="Times New Roman" w:hAnsi="Times New Roman" w:cs="Times New Roman"/>
          <w:sz w:val="24"/>
          <w:szCs w:val="24"/>
        </w:rPr>
        <w:t xml:space="preserve">), or above </w:t>
      </w:r>
      <w:r w:rsidR="00BF507D">
        <w:rPr>
          <w:rFonts w:ascii="Times New Roman" w:hAnsi="Times New Roman" w:cs="Times New Roman"/>
          <w:sz w:val="24"/>
          <w:szCs w:val="24"/>
        </w:rPr>
        <w:t>normal (&gt;0.5</w:t>
      </w:r>
      <w:r w:rsidR="004C5663" w:rsidRPr="001105C8">
        <w:rPr>
          <w:rFonts w:ascii="Times New Roman" w:hAnsi="Times New Roman" w:cs="Times New Roman"/>
          <w:sz w:val="24"/>
          <w:szCs w:val="24"/>
        </w:rPr>
        <w:t xml:space="preserve"> σ</w:t>
      </w:r>
      <w:r w:rsidR="004C5663">
        <w:rPr>
          <w:rFonts w:ascii="Times New Roman" w:hAnsi="Times New Roman" w:cs="Times New Roman"/>
          <w:sz w:val="24"/>
          <w:szCs w:val="24"/>
        </w:rPr>
        <w:t xml:space="preserve">) conditions by month and across the entire growing season. By outlining monthly and seasonal climate anomalies, we are better able to pinpoint what combination of temperature and precipitation patterns are most harmful to crops in the SEUS and identify what time period within the crop development process is most vulnerable to these extremes.   </w:t>
      </w:r>
    </w:p>
    <w:p w14:paraId="5F3A9698" w14:textId="73F4C6CE" w:rsidR="00531A4F" w:rsidRDefault="00531A4F" w:rsidP="00AB1719">
      <w:pPr>
        <w:spacing w:after="0" w:line="360" w:lineRule="auto"/>
        <w:ind w:firstLine="720"/>
        <w:rPr>
          <w:rFonts w:ascii="Times New Roman" w:hAnsi="Times New Roman" w:cs="Times New Roman"/>
          <w:sz w:val="24"/>
          <w:szCs w:val="24"/>
        </w:rPr>
      </w:pPr>
      <w:r w:rsidRPr="000E5E16">
        <w:rPr>
          <w:rFonts w:ascii="Times New Roman" w:hAnsi="Times New Roman" w:cs="Times New Roman"/>
          <w:sz w:val="24"/>
          <w:szCs w:val="24"/>
        </w:rPr>
        <w:t>The crea</w:t>
      </w:r>
      <w:r w:rsidR="004C5663">
        <w:rPr>
          <w:rFonts w:ascii="Times New Roman" w:hAnsi="Times New Roman" w:cs="Times New Roman"/>
          <w:sz w:val="24"/>
          <w:szCs w:val="24"/>
        </w:rPr>
        <w:t>tion of county-level norms and anomalies reveals the climatic diversity seen in the SEUS</w:t>
      </w:r>
      <w:r w:rsidR="007A7AD3">
        <w:rPr>
          <w:rFonts w:ascii="Times New Roman" w:hAnsi="Times New Roman" w:cs="Times New Roman"/>
          <w:sz w:val="24"/>
          <w:szCs w:val="24"/>
        </w:rPr>
        <w:t xml:space="preserve"> (Figure 2). </w:t>
      </w:r>
      <w:r w:rsidR="00E341AA">
        <w:rPr>
          <w:rFonts w:ascii="Times New Roman" w:hAnsi="Times New Roman" w:cs="Times New Roman"/>
          <w:sz w:val="24"/>
          <w:szCs w:val="24"/>
        </w:rPr>
        <w:t>Average growing season maximum temperatures range from 31.7ºC in southern Georgia to 21.5ºC in the sou</w:t>
      </w:r>
      <w:r w:rsidR="00BF507D">
        <w:rPr>
          <w:rFonts w:ascii="Times New Roman" w:hAnsi="Times New Roman" w:cs="Times New Roman"/>
          <w:sz w:val="24"/>
          <w:szCs w:val="24"/>
        </w:rPr>
        <w:t>thern Appalachian Mountains of w</w:t>
      </w:r>
      <w:r w:rsidR="00E341AA">
        <w:rPr>
          <w:rFonts w:ascii="Times New Roman" w:hAnsi="Times New Roman" w:cs="Times New Roman"/>
          <w:sz w:val="24"/>
          <w:szCs w:val="24"/>
        </w:rPr>
        <w:t>estern North Carolina</w:t>
      </w:r>
      <w:r w:rsidRPr="000E5E16">
        <w:rPr>
          <w:rFonts w:ascii="Times New Roman" w:hAnsi="Times New Roman" w:cs="Times New Roman"/>
          <w:sz w:val="24"/>
          <w:szCs w:val="24"/>
        </w:rPr>
        <w:t xml:space="preserve">. Much of the </w:t>
      </w:r>
      <w:r w:rsidR="00E341AA" w:rsidRPr="000E5E16">
        <w:rPr>
          <w:rFonts w:ascii="Times New Roman" w:hAnsi="Times New Roman" w:cs="Times New Roman"/>
          <w:sz w:val="24"/>
          <w:szCs w:val="24"/>
        </w:rPr>
        <w:t>variance</w:t>
      </w:r>
      <w:r w:rsidR="00E341AA">
        <w:rPr>
          <w:rFonts w:ascii="Times New Roman" w:hAnsi="Times New Roman" w:cs="Times New Roman"/>
          <w:sz w:val="24"/>
          <w:szCs w:val="24"/>
        </w:rPr>
        <w:t xml:space="preserve"> in</w:t>
      </w:r>
      <w:r w:rsidRPr="000E5E16">
        <w:rPr>
          <w:rFonts w:ascii="Times New Roman" w:hAnsi="Times New Roman" w:cs="Times New Roman"/>
          <w:sz w:val="24"/>
          <w:szCs w:val="24"/>
        </w:rPr>
        <w:t xml:space="preserve"> </w:t>
      </w:r>
      <w:r w:rsidR="00E341AA">
        <w:rPr>
          <w:rFonts w:ascii="Times New Roman" w:hAnsi="Times New Roman" w:cs="Times New Roman"/>
          <w:sz w:val="24"/>
          <w:szCs w:val="24"/>
        </w:rPr>
        <w:t>average growing season temperature in the SEUS is</w:t>
      </w:r>
      <w:r w:rsidRPr="000E5E16">
        <w:rPr>
          <w:rFonts w:ascii="Times New Roman" w:hAnsi="Times New Roman" w:cs="Times New Roman"/>
          <w:sz w:val="24"/>
          <w:szCs w:val="24"/>
        </w:rPr>
        <w:t xml:space="preserve"> related to latitudinal and topographic differences. Precipitation </w:t>
      </w:r>
      <w:r w:rsidR="00E341AA">
        <w:rPr>
          <w:rFonts w:ascii="Times New Roman" w:hAnsi="Times New Roman" w:cs="Times New Roman"/>
          <w:sz w:val="24"/>
          <w:szCs w:val="24"/>
        </w:rPr>
        <w:t>norms</w:t>
      </w:r>
      <w:r w:rsidRPr="000E5E16">
        <w:rPr>
          <w:rFonts w:ascii="Times New Roman" w:hAnsi="Times New Roman" w:cs="Times New Roman"/>
          <w:sz w:val="24"/>
          <w:szCs w:val="24"/>
        </w:rPr>
        <w:t xml:space="preserve"> are also varied within the southeast, with </w:t>
      </w:r>
      <w:r w:rsidR="00E341AA">
        <w:rPr>
          <w:rFonts w:ascii="Times New Roman" w:hAnsi="Times New Roman" w:cs="Times New Roman"/>
          <w:sz w:val="24"/>
          <w:szCs w:val="24"/>
        </w:rPr>
        <w:t xml:space="preserve">counties along the coast of North and South Carolina averaging </w:t>
      </w:r>
      <w:r w:rsidR="00FC41A6">
        <w:rPr>
          <w:rFonts w:ascii="Times New Roman" w:hAnsi="Times New Roman" w:cs="Times New Roman"/>
          <w:sz w:val="24"/>
          <w:szCs w:val="24"/>
        </w:rPr>
        <w:t xml:space="preserve">upwards of </w:t>
      </w:r>
      <w:commentRangeStart w:id="80"/>
      <w:r w:rsidR="00E341AA">
        <w:rPr>
          <w:rFonts w:ascii="Times New Roman" w:hAnsi="Times New Roman" w:cs="Times New Roman"/>
          <w:sz w:val="24"/>
          <w:szCs w:val="24"/>
        </w:rPr>
        <w:t>937mm</w:t>
      </w:r>
      <w:commentRangeEnd w:id="80"/>
      <w:r w:rsidR="00E14396">
        <w:rPr>
          <w:rStyle w:val="CommentReference"/>
        </w:rPr>
        <w:commentReference w:id="80"/>
      </w:r>
      <w:r w:rsidR="00E341AA">
        <w:rPr>
          <w:rFonts w:ascii="Times New Roman" w:hAnsi="Times New Roman" w:cs="Times New Roman"/>
          <w:sz w:val="24"/>
          <w:szCs w:val="24"/>
        </w:rPr>
        <w:t xml:space="preserve"> of precipitation across the growing season.</w:t>
      </w:r>
      <w:r w:rsidRPr="000E5E16">
        <w:rPr>
          <w:rFonts w:ascii="Times New Roman" w:hAnsi="Times New Roman" w:cs="Times New Roman"/>
          <w:sz w:val="24"/>
          <w:szCs w:val="24"/>
        </w:rPr>
        <w:t xml:space="preserve"> </w:t>
      </w:r>
      <w:r w:rsidR="00E341AA">
        <w:rPr>
          <w:rFonts w:ascii="Times New Roman" w:hAnsi="Times New Roman" w:cs="Times New Roman"/>
          <w:sz w:val="24"/>
          <w:szCs w:val="24"/>
        </w:rPr>
        <w:t>Average precipitation</w:t>
      </w:r>
      <w:r w:rsidRPr="000E5E16">
        <w:rPr>
          <w:rFonts w:ascii="Times New Roman" w:hAnsi="Times New Roman" w:cs="Times New Roman"/>
          <w:sz w:val="24"/>
          <w:szCs w:val="24"/>
        </w:rPr>
        <w:t xml:space="preserve"> generally decrease</w:t>
      </w:r>
      <w:r w:rsidR="00E341AA">
        <w:rPr>
          <w:rFonts w:ascii="Times New Roman" w:hAnsi="Times New Roman" w:cs="Times New Roman"/>
          <w:sz w:val="24"/>
          <w:szCs w:val="24"/>
        </w:rPr>
        <w:t>s</w:t>
      </w:r>
      <w:r w:rsidRPr="000E5E16">
        <w:rPr>
          <w:rFonts w:ascii="Times New Roman" w:hAnsi="Times New Roman" w:cs="Times New Roman"/>
          <w:sz w:val="24"/>
          <w:szCs w:val="24"/>
        </w:rPr>
        <w:t xml:space="preserve"> as one moves further inland with the exception of </w:t>
      </w:r>
      <w:r w:rsidR="007A7AD3">
        <w:rPr>
          <w:rFonts w:ascii="Times New Roman" w:hAnsi="Times New Roman" w:cs="Times New Roman"/>
          <w:sz w:val="24"/>
          <w:szCs w:val="24"/>
        </w:rPr>
        <w:t xml:space="preserve">the southern Appalachian Mountains, where orographic lifting enhances the amount of rainfall seen over a given year. </w:t>
      </w:r>
      <w:r w:rsidR="00E341AA">
        <w:rPr>
          <w:rFonts w:ascii="Times New Roman" w:hAnsi="Times New Roman" w:cs="Times New Roman"/>
          <w:sz w:val="24"/>
          <w:szCs w:val="24"/>
        </w:rPr>
        <w:t xml:space="preserve">It is important to note that precipitation anomalies are especially variable for the coastal reaches of the study area as tropical cyclone activity (or inactivity) play an important role in annual precipitation totals. </w:t>
      </w:r>
    </w:p>
    <w:p w14:paraId="1D311791" w14:textId="1C05687E" w:rsidR="005B14FA" w:rsidRPr="000E5E16" w:rsidRDefault="00C474FD" w:rsidP="00AB1719">
      <w:pPr>
        <w:spacing w:after="0" w:line="360" w:lineRule="auto"/>
        <w:rPr>
          <w:rFonts w:ascii="Times New Roman" w:hAnsi="Times New Roman" w:cs="Times New Roman"/>
          <w:b/>
          <w:sz w:val="24"/>
          <w:szCs w:val="24"/>
        </w:rPr>
      </w:pPr>
      <w:r w:rsidRPr="000E5E16">
        <w:rPr>
          <w:rFonts w:ascii="Times New Roman" w:hAnsi="Times New Roman" w:cs="Times New Roman"/>
          <w:b/>
          <w:sz w:val="24"/>
          <w:szCs w:val="24"/>
        </w:rPr>
        <w:t>Statistical Analysis</w:t>
      </w:r>
    </w:p>
    <w:p w14:paraId="65B0CBDD" w14:textId="51BA0F0F" w:rsidR="005B14FA" w:rsidRPr="000E5E16" w:rsidRDefault="00C474FD" w:rsidP="00AB1719">
      <w:pPr>
        <w:spacing w:after="0" w:line="360" w:lineRule="auto"/>
        <w:ind w:firstLine="720"/>
        <w:rPr>
          <w:rFonts w:ascii="Times New Roman" w:hAnsi="Times New Roman" w:cs="Times New Roman"/>
          <w:sz w:val="24"/>
          <w:szCs w:val="24"/>
        </w:rPr>
      </w:pPr>
      <w:r w:rsidRPr="000E5E16">
        <w:rPr>
          <w:rFonts w:ascii="Times New Roman" w:hAnsi="Times New Roman" w:cs="Times New Roman"/>
          <w:sz w:val="24"/>
          <w:szCs w:val="24"/>
        </w:rPr>
        <w:t xml:space="preserve">For each crop, separate analyses were performed by </w:t>
      </w:r>
      <w:r w:rsidR="0089464D">
        <w:rPr>
          <w:rFonts w:ascii="Times New Roman" w:hAnsi="Times New Roman" w:cs="Times New Roman"/>
          <w:sz w:val="24"/>
          <w:szCs w:val="24"/>
        </w:rPr>
        <w:t xml:space="preserve">state and </w:t>
      </w:r>
      <w:r w:rsidRPr="000E5E16">
        <w:rPr>
          <w:rFonts w:ascii="Times New Roman" w:hAnsi="Times New Roman" w:cs="Times New Roman"/>
          <w:sz w:val="24"/>
          <w:szCs w:val="24"/>
        </w:rPr>
        <w:t xml:space="preserve">county to determine the effect of </w:t>
      </w:r>
      <w:r w:rsidR="00123768">
        <w:rPr>
          <w:rFonts w:ascii="Times New Roman" w:hAnsi="Times New Roman" w:cs="Times New Roman"/>
          <w:sz w:val="24"/>
          <w:szCs w:val="24"/>
        </w:rPr>
        <w:t xml:space="preserve">climatic variability </w:t>
      </w:r>
      <w:r w:rsidRPr="000E5E16">
        <w:rPr>
          <w:rFonts w:ascii="Times New Roman" w:hAnsi="Times New Roman" w:cs="Times New Roman"/>
          <w:sz w:val="24"/>
          <w:szCs w:val="24"/>
        </w:rPr>
        <w:t>on yield for each month of the growing season for the entire study period (1981-2017).</w:t>
      </w:r>
      <w:r w:rsidR="009F21A9" w:rsidRPr="000E5E16">
        <w:rPr>
          <w:rFonts w:ascii="Times New Roman" w:hAnsi="Times New Roman" w:cs="Times New Roman"/>
          <w:sz w:val="24"/>
          <w:szCs w:val="24"/>
        </w:rPr>
        <w:t xml:space="preserve"> </w:t>
      </w:r>
      <w:r w:rsidR="00FC1828">
        <w:rPr>
          <w:rFonts w:ascii="Times New Roman" w:hAnsi="Times New Roman" w:cs="Times New Roman"/>
          <w:sz w:val="24"/>
          <w:szCs w:val="24"/>
        </w:rPr>
        <w:t xml:space="preserve">Pearson </w:t>
      </w:r>
      <w:r w:rsidR="00A91213">
        <w:rPr>
          <w:rFonts w:ascii="Times New Roman" w:hAnsi="Times New Roman" w:cs="Times New Roman"/>
          <w:sz w:val="24"/>
          <w:szCs w:val="24"/>
        </w:rPr>
        <w:t xml:space="preserve">and spearman’s rank </w:t>
      </w:r>
      <w:r w:rsidR="00FC1828">
        <w:rPr>
          <w:rFonts w:ascii="Times New Roman" w:hAnsi="Times New Roman" w:cs="Times New Roman"/>
          <w:sz w:val="24"/>
          <w:szCs w:val="24"/>
        </w:rPr>
        <w:t xml:space="preserve">correlation coefficients (p &lt; 0.05) were used to quantify the relationship between </w:t>
      </w:r>
      <w:r w:rsidR="00A91213">
        <w:rPr>
          <w:rFonts w:ascii="Times New Roman" w:hAnsi="Times New Roman" w:cs="Times New Roman"/>
          <w:sz w:val="24"/>
          <w:szCs w:val="24"/>
        </w:rPr>
        <w:t>detrended crop yield for</w:t>
      </w:r>
      <w:r w:rsidR="00FC1828">
        <w:rPr>
          <w:rFonts w:ascii="Times New Roman" w:hAnsi="Times New Roman" w:cs="Times New Roman"/>
          <w:sz w:val="24"/>
          <w:szCs w:val="24"/>
        </w:rPr>
        <w:t xml:space="preserve"> temperature and precipitation anomalies at both the monthly and seasonal (May-Oct) timescale. </w:t>
      </w:r>
      <w:r w:rsidR="002A4F53">
        <w:rPr>
          <w:rFonts w:ascii="Times New Roman" w:hAnsi="Times New Roman" w:cs="Times New Roman"/>
          <w:sz w:val="24"/>
          <w:szCs w:val="24"/>
        </w:rPr>
        <w:t xml:space="preserve">Differences in detrended </w:t>
      </w:r>
      <w:r w:rsidR="009C4B40">
        <w:rPr>
          <w:rFonts w:ascii="Times New Roman" w:hAnsi="Times New Roman" w:cs="Times New Roman"/>
          <w:sz w:val="24"/>
          <w:szCs w:val="24"/>
        </w:rPr>
        <w:t xml:space="preserve">yield were tested by crop and climate anomaly categorization (Below Normal, Near Normal, Above Normal) using the non-parametric Kruskal-Wallis method. </w:t>
      </w:r>
      <w:r w:rsidR="002A4F53">
        <w:rPr>
          <w:rFonts w:ascii="Times New Roman" w:hAnsi="Times New Roman" w:cs="Times New Roman"/>
          <w:sz w:val="24"/>
          <w:szCs w:val="24"/>
        </w:rPr>
        <w:t>When finding significant (p &lt; 0.05) differences between the three categorizations, the Mann-Whitney U test was used to assess whether above or below normal climate anomalies were more detrimental (negative det</w:t>
      </w:r>
      <w:r w:rsidR="00FC41A6">
        <w:rPr>
          <w:rFonts w:ascii="Times New Roman" w:hAnsi="Times New Roman" w:cs="Times New Roman"/>
          <w:sz w:val="24"/>
          <w:szCs w:val="24"/>
        </w:rPr>
        <w:t>r</w:t>
      </w:r>
      <w:r w:rsidR="002A4F53">
        <w:rPr>
          <w:rFonts w:ascii="Times New Roman" w:hAnsi="Times New Roman" w:cs="Times New Roman"/>
          <w:sz w:val="24"/>
          <w:szCs w:val="24"/>
        </w:rPr>
        <w:t xml:space="preserve">ended yield) to crop productivity. </w:t>
      </w:r>
      <w:r w:rsidR="008759A2">
        <w:rPr>
          <w:rFonts w:ascii="Times New Roman" w:hAnsi="Times New Roman" w:cs="Times New Roman"/>
          <w:sz w:val="24"/>
          <w:szCs w:val="24"/>
        </w:rPr>
        <w:t>Lastly, comparisons were</w:t>
      </w:r>
      <w:r w:rsidR="002A4F53">
        <w:rPr>
          <w:rFonts w:ascii="Times New Roman" w:hAnsi="Times New Roman" w:cs="Times New Roman"/>
          <w:sz w:val="24"/>
          <w:szCs w:val="24"/>
        </w:rPr>
        <w:t xml:space="preserve"> made between climate anomaly couplings. For example, </w:t>
      </w:r>
      <w:r w:rsidR="008759A2">
        <w:rPr>
          <w:rFonts w:ascii="Times New Roman" w:hAnsi="Times New Roman" w:cs="Times New Roman"/>
          <w:sz w:val="24"/>
          <w:szCs w:val="24"/>
        </w:rPr>
        <w:t xml:space="preserve">within the “Above Normal Maximum Temperature” categorization, we test for </w:t>
      </w:r>
      <w:r w:rsidR="008759A2">
        <w:rPr>
          <w:rFonts w:ascii="Times New Roman" w:hAnsi="Times New Roman" w:cs="Times New Roman"/>
          <w:sz w:val="24"/>
          <w:szCs w:val="24"/>
        </w:rPr>
        <w:lastRenderedPageBreak/>
        <w:t xml:space="preserve">significant differences of detrended crop yield when also associated with below, near, or above normal precipitation. </w:t>
      </w:r>
    </w:p>
    <w:p w14:paraId="4A89CB0E" w14:textId="45C2DE4F" w:rsidR="005B14FA" w:rsidRPr="000E5E16" w:rsidRDefault="00202824" w:rsidP="00AB1719">
      <w:pPr>
        <w:spacing w:after="0" w:line="360" w:lineRule="auto"/>
        <w:rPr>
          <w:rFonts w:ascii="Times New Roman" w:hAnsi="Times New Roman" w:cs="Times New Roman"/>
          <w:b/>
          <w:sz w:val="24"/>
          <w:szCs w:val="24"/>
        </w:rPr>
      </w:pPr>
      <w:r>
        <w:rPr>
          <w:rFonts w:ascii="Times New Roman" w:hAnsi="Times New Roman" w:cs="Times New Roman"/>
          <w:b/>
          <w:sz w:val="24"/>
          <w:szCs w:val="24"/>
        </w:rPr>
        <w:t>Results</w:t>
      </w:r>
      <w:r w:rsidR="006C3788">
        <w:rPr>
          <w:rFonts w:ascii="Times New Roman" w:hAnsi="Times New Roman" w:cs="Times New Roman"/>
          <w:b/>
          <w:sz w:val="24"/>
          <w:szCs w:val="24"/>
        </w:rPr>
        <w:t xml:space="preserve"> &amp; Discussion</w:t>
      </w:r>
    </w:p>
    <w:p w14:paraId="55E01B76" w14:textId="3A755CF0" w:rsidR="0089464D" w:rsidRPr="0089464D" w:rsidRDefault="0039125A" w:rsidP="00AB1719">
      <w:pPr>
        <w:spacing w:after="0" w:line="360" w:lineRule="auto"/>
        <w:rPr>
          <w:rFonts w:ascii="Times New Roman" w:hAnsi="Times New Roman" w:cs="Times New Roman"/>
          <w:b/>
          <w:sz w:val="24"/>
          <w:szCs w:val="24"/>
        </w:rPr>
      </w:pPr>
      <w:r>
        <w:rPr>
          <w:rFonts w:ascii="Times New Roman" w:hAnsi="Times New Roman" w:cs="Times New Roman"/>
          <w:b/>
          <w:sz w:val="24"/>
          <w:szCs w:val="24"/>
        </w:rPr>
        <w:t>Extreme Heat is</w:t>
      </w:r>
      <w:r w:rsidR="002874F0">
        <w:rPr>
          <w:rFonts w:ascii="Times New Roman" w:hAnsi="Times New Roman" w:cs="Times New Roman"/>
          <w:b/>
          <w:sz w:val="24"/>
          <w:szCs w:val="24"/>
        </w:rPr>
        <w:t xml:space="preserve"> Particularly Harmful</w:t>
      </w:r>
      <w:r>
        <w:rPr>
          <w:rFonts w:ascii="Times New Roman" w:hAnsi="Times New Roman" w:cs="Times New Roman"/>
          <w:b/>
          <w:sz w:val="24"/>
          <w:szCs w:val="24"/>
        </w:rPr>
        <w:t xml:space="preserve"> to Southeastern Crops</w:t>
      </w:r>
      <w:r w:rsidR="0043635E" w:rsidRPr="000E5E16">
        <w:rPr>
          <w:rFonts w:ascii="Times New Roman" w:hAnsi="Times New Roman" w:cs="Times New Roman"/>
          <w:sz w:val="24"/>
          <w:szCs w:val="24"/>
        </w:rPr>
        <w:tab/>
      </w:r>
    </w:p>
    <w:p w14:paraId="5CD9C2A2" w14:textId="046616A3" w:rsidR="0039125A" w:rsidRDefault="0039125A" w:rsidP="00AB1719">
      <w:pPr>
        <w:spacing w:after="0" w:line="360" w:lineRule="auto"/>
        <w:rPr>
          <w:rFonts w:ascii="Times New Roman" w:hAnsi="Times New Roman" w:cs="Times New Roman"/>
          <w:sz w:val="24"/>
          <w:szCs w:val="24"/>
        </w:rPr>
      </w:pPr>
      <w:r>
        <w:rPr>
          <w:rFonts w:ascii="Times New Roman" w:hAnsi="Times New Roman" w:cs="Times New Roman"/>
          <w:sz w:val="24"/>
          <w:szCs w:val="24"/>
        </w:rPr>
        <w:tab/>
        <w:t>Above normal maximum temperatures over the</w:t>
      </w:r>
      <w:r w:rsidR="001F7A0D">
        <w:rPr>
          <w:rFonts w:ascii="Times New Roman" w:hAnsi="Times New Roman" w:cs="Times New Roman"/>
          <w:sz w:val="24"/>
          <w:szCs w:val="24"/>
        </w:rPr>
        <w:t xml:space="preserve"> course of the growing season are </w:t>
      </w:r>
      <w:r>
        <w:rPr>
          <w:rFonts w:ascii="Times New Roman" w:hAnsi="Times New Roman" w:cs="Times New Roman"/>
          <w:sz w:val="24"/>
          <w:szCs w:val="24"/>
        </w:rPr>
        <w:t>detrimental</w:t>
      </w:r>
      <w:r w:rsidR="001F7A0D">
        <w:rPr>
          <w:rFonts w:ascii="Times New Roman" w:hAnsi="Times New Roman" w:cs="Times New Roman"/>
          <w:sz w:val="24"/>
          <w:szCs w:val="24"/>
        </w:rPr>
        <w:t xml:space="preserve"> to agriculture in the SEUS, especially for surface crops </w:t>
      </w:r>
      <w:del w:id="81" w:author="Andrew Murray" w:date="2019-07-16T09:09:00Z">
        <w:r w:rsidR="001F7A0D" w:rsidDel="00BC7923">
          <w:rPr>
            <w:rFonts w:ascii="Times New Roman" w:hAnsi="Times New Roman" w:cs="Times New Roman"/>
            <w:sz w:val="24"/>
            <w:szCs w:val="24"/>
          </w:rPr>
          <w:delText xml:space="preserve">of </w:delText>
        </w:r>
      </w:del>
      <w:r w:rsidR="001F7A0D">
        <w:rPr>
          <w:rFonts w:ascii="Times New Roman" w:hAnsi="Times New Roman" w:cs="Times New Roman"/>
          <w:sz w:val="24"/>
          <w:szCs w:val="24"/>
        </w:rPr>
        <w:t>corn, cotton, and soybeans</w:t>
      </w:r>
      <w:ins w:id="82" w:author="Andrew Murray" w:date="2019-07-16T09:09:00Z">
        <w:r w:rsidR="00016742">
          <w:rPr>
            <w:rFonts w:ascii="Times New Roman" w:hAnsi="Times New Roman" w:cs="Times New Roman"/>
            <w:sz w:val="24"/>
            <w:szCs w:val="24"/>
          </w:rPr>
          <w:t xml:space="preserve"> (</w:t>
        </w:r>
        <w:commentRangeStart w:id="83"/>
        <w:r w:rsidR="00016742">
          <w:rPr>
            <w:rFonts w:ascii="Times New Roman" w:hAnsi="Times New Roman" w:cs="Times New Roman"/>
            <w:sz w:val="24"/>
            <w:szCs w:val="24"/>
          </w:rPr>
          <w:t>surface crops)</w:t>
        </w:r>
      </w:ins>
      <w:r w:rsidR="001F7A0D">
        <w:rPr>
          <w:rFonts w:ascii="Times New Roman" w:hAnsi="Times New Roman" w:cs="Times New Roman"/>
          <w:sz w:val="24"/>
          <w:szCs w:val="24"/>
        </w:rPr>
        <w:t xml:space="preserve">. The negative association between maximum temperatures and crop yield becomes stronger </w:t>
      </w:r>
      <w:del w:id="84" w:author="Andrew Murray" w:date="2019-07-16T09:11:00Z">
        <w:r w:rsidR="001F7A0D" w:rsidDel="009C7EEA">
          <w:rPr>
            <w:rFonts w:ascii="Times New Roman" w:hAnsi="Times New Roman" w:cs="Times New Roman"/>
            <w:sz w:val="24"/>
            <w:szCs w:val="24"/>
          </w:rPr>
          <w:delText xml:space="preserve">as one </w:delText>
        </w:r>
      </w:del>
      <w:r w:rsidR="001F7A0D">
        <w:rPr>
          <w:rFonts w:ascii="Times New Roman" w:hAnsi="Times New Roman" w:cs="Times New Roman"/>
          <w:sz w:val="24"/>
          <w:szCs w:val="24"/>
        </w:rPr>
        <w:t>mov</w:t>
      </w:r>
      <w:ins w:id="85" w:author="Andrew Murray" w:date="2019-07-16T09:11:00Z">
        <w:r w:rsidR="009C7EEA">
          <w:rPr>
            <w:rFonts w:ascii="Times New Roman" w:hAnsi="Times New Roman" w:cs="Times New Roman"/>
            <w:sz w:val="24"/>
            <w:szCs w:val="24"/>
          </w:rPr>
          <w:t>ing</w:t>
        </w:r>
      </w:ins>
      <w:del w:id="86" w:author="Andrew Murray" w:date="2019-07-16T09:11:00Z">
        <w:r w:rsidR="001F7A0D" w:rsidDel="009C7EEA">
          <w:rPr>
            <w:rFonts w:ascii="Times New Roman" w:hAnsi="Times New Roman" w:cs="Times New Roman"/>
            <w:sz w:val="24"/>
            <w:szCs w:val="24"/>
          </w:rPr>
          <w:delText>es</w:delText>
        </w:r>
      </w:del>
      <w:r w:rsidR="001F7A0D">
        <w:rPr>
          <w:rFonts w:ascii="Times New Roman" w:hAnsi="Times New Roman" w:cs="Times New Roman"/>
          <w:sz w:val="24"/>
          <w:szCs w:val="24"/>
        </w:rPr>
        <w:t xml:space="preserve"> north through the study area, with counties in the </w:t>
      </w:r>
      <w:r w:rsidR="00D1405B">
        <w:rPr>
          <w:rFonts w:ascii="Times New Roman" w:hAnsi="Times New Roman" w:cs="Times New Roman"/>
          <w:sz w:val="24"/>
          <w:szCs w:val="24"/>
        </w:rPr>
        <w:t>Midlands</w:t>
      </w:r>
      <w:r w:rsidR="00A248FB">
        <w:rPr>
          <w:rFonts w:ascii="Times New Roman" w:hAnsi="Times New Roman" w:cs="Times New Roman"/>
          <w:sz w:val="24"/>
          <w:szCs w:val="24"/>
        </w:rPr>
        <w:t xml:space="preserve"> of South Carolina</w:t>
      </w:r>
      <w:r w:rsidR="00D1405B">
        <w:rPr>
          <w:rFonts w:ascii="Times New Roman" w:hAnsi="Times New Roman" w:cs="Times New Roman"/>
          <w:sz w:val="24"/>
          <w:szCs w:val="24"/>
        </w:rPr>
        <w:t xml:space="preserve"> </w:t>
      </w:r>
      <w:r w:rsidR="007627DC">
        <w:rPr>
          <w:rFonts w:ascii="Times New Roman" w:hAnsi="Times New Roman" w:cs="Times New Roman"/>
          <w:sz w:val="24"/>
          <w:szCs w:val="24"/>
        </w:rPr>
        <w:t>seeing</w:t>
      </w:r>
      <w:r w:rsidR="001F7A0D">
        <w:rPr>
          <w:rFonts w:ascii="Times New Roman" w:hAnsi="Times New Roman" w:cs="Times New Roman"/>
          <w:sz w:val="24"/>
          <w:szCs w:val="24"/>
        </w:rPr>
        <w:t xml:space="preserve"> the greatest differentiation from expected yield during years of warmer than normal temperatures</w:t>
      </w:r>
      <w:commentRangeEnd w:id="83"/>
      <w:r w:rsidR="0028184C">
        <w:rPr>
          <w:rStyle w:val="CommentReference"/>
        </w:rPr>
        <w:commentReference w:id="83"/>
      </w:r>
      <w:r w:rsidR="001F7A0D">
        <w:rPr>
          <w:rFonts w:ascii="Times New Roman" w:hAnsi="Times New Roman" w:cs="Times New Roman"/>
          <w:sz w:val="24"/>
          <w:szCs w:val="24"/>
        </w:rPr>
        <w:t xml:space="preserve">. </w:t>
      </w:r>
      <w:r w:rsidR="007627DC">
        <w:rPr>
          <w:rFonts w:ascii="Times New Roman" w:hAnsi="Times New Roman" w:cs="Times New Roman"/>
          <w:sz w:val="24"/>
          <w:szCs w:val="24"/>
        </w:rPr>
        <w:t>In fact, Sou</w:t>
      </w:r>
      <w:r w:rsidR="00A248FB">
        <w:rPr>
          <w:rFonts w:ascii="Times New Roman" w:hAnsi="Times New Roman" w:cs="Times New Roman"/>
          <w:sz w:val="24"/>
          <w:szCs w:val="24"/>
        </w:rPr>
        <w:t xml:space="preserve">th Carolina counties average a </w:t>
      </w:r>
      <w:r w:rsidR="007627DC">
        <w:rPr>
          <w:rFonts w:ascii="Times New Roman" w:hAnsi="Times New Roman" w:cs="Times New Roman"/>
          <w:sz w:val="24"/>
          <w:szCs w:val="24"/>
        </w:rPr>
        <w:t>12.5% d</w:t>
      </w:r>
      <w:r w:rsidR="00481E36">
        <w:rPr>
          <w:rFonts w:ascii="Times New Roman" w:hAnsi="Times New Roman" w:cs="Times New Roman"/>
          <w:sz w:val="24"/>
          <w:szCs w:val="24"/>
        </w:rPr>
        <w:t>ecline</w:t>
      </w:r>
      <w:r w:rsidR="007627DC">
        <w:rPr>
          <w:rFonts w:ascii="Times New Roman" w:hAnsi="Times New Roman" w:cs="Times New Roman"/>
          <w:sz w:val="24"/>
          <w:szCs w:val="24"/>
        </w:rPr>
        <w:t xml:space="preserve"> from expected cotton yield during years in which maximum temperatures are categorized as above normal</w:t>
      </w:r>
      <w:del w:id="87" w:author="Andrew Murray" w:date="2019-07-16T09:13:00Z">
        <w:r w:rsidR="007627DC" w:rsidDel="009A4A98">
          <w:rPr>
            <w:rFonts w:ascii="Times New Roman" w:hAnsi="Times New Roman" w:cs="Times New Roman"/>
            <w:sz w:val="24"/>
            <w:szCs w:val="24"/>
          </w:rPr>
          <w:delText>. The Palmetto state</w:delText>
        </w:r>
      </w:del>
      <w:ins w:id="88" w:author="Andrew Murray" w:date="2019-07-16T09:13:00Z">
        <w:r w:rsidR="009A4A98">
          <w:rPr>
            <w:rFonts w:ascii="Times New Roman" w:hAnsi="Times New Roman" w:cs="Times New Roman"/>
            <w:sz w:val="24"/>
            <w:szCs w:val="24"/>
          </w:rPr>
          <w:t xml:space="preserve"> and</w:t>
        </w:r>
      </w:ins>
      <w:r w:rsidR="007627DC">
        <w:rPr>
          <w:rFonts w:ascii="Times New Roman" w:hAnsi="Times New Roman" w:cs="Times New Roman"/>
          <w:sz w:val="24"/>
          <w:szCs w:val="24"/>
        </w:rPr>
        <w:t xml:space="preserve"> suffers similar declines for corn (-24.7%) and soybeans (-14.4%) for growing seasons with above normal temperatures. </w:t>
      </w:r>
      <w:r w:rsidR="001F7A0D">
        <w:rPr>
          <w:rFonts w:ascii="Times New Roman" w:hAnsi="Times New Roman" w:cs="Times New Roman"/>
          <w:sz w:val="24"/>
          <w:szCs w:val="24"/>
        </w:rPr>
        <w:t>Interestingly, counties located directly alo</w:t>
      </w:r>
      <w:r w:rsidR="00D278F0">
        <w:rPr>
          <w:rFonts w:ascii="Times New Roman" w:hAnsi="Times New Roman" w:cs="Times New Roman"/>
          <w:sz w:val="24"/>
          <w:szCs w:val="24"/>
        </w:rPr>
        <w:t>ng the coast have much weaker and, in some cases,</w:t>
      </w:r>
      <w:r w:rsidR="001F7A0D">
        <w:rPr>
          <w:rFonts w:ascii="Times New Roman" w:hAnsi="Times New Roman" w:cs="Times New Roman"/>
          <w:sz w:val="24"/>
          <w:szCs w:val="24"/>
        </w:rPr>
        <w:t xml:space="preserve"> positive relationships with maximum temperature</w:t>
      </w:r>
      <w:r w:rsidR="00D278F0">
        <w:rPr>
          <w:rFonts w:ascii="Times New Roman" w:hAnsi="Times New Roman" w:cs="Times New Roman"/>
          <w:sz w:val="24"/>
          <w:szCs w:val="24"/>
        </w:rPr>
        <w:t xml:space="preserve"> for these surface crops.</w:t>
      </w:r>
      <w:r w:rsidR="007627DC">
        <w:rPr>
          <w:rFonts w:ascii="Times New Roman" w:hAnsi="Times New Roman" w:cs="Times New Roman"/>
          <w:sz w:val="24"/>
          <w:szCs w:val="24"/>
        </w:rPr>
        <w:t xml:space="preserve"> </w:t>
      </w:r>
      <w:ins w:id="89" w:author="Andrew Murray" w:date="2019-07-16T09:14:00Z">
        <w:r w:rsidR="0054083B">
          <w:rPr>
            <w:rFonts w:ascii="Times New Roman" w:hAnsi="Times New Roman" w:cs="Times New Roman"/>
            <w:sz w:val="24"/>
            <w:szCs w:val="24"/>
          </w:rPr>
          <w:t>S</w:t>
        </w:r>
        <w:r w:rsidR="006E11CA">
          <w:rPr>
            <w:rFonts w:ascii="Times New Roman" w:hAnsi="Times New Roman" w:cs="Times New Roman"/>
            <w:sz w:val="24"/>
            <w:szCs w:val="24"/>
          </w:rPr>
          <w:t xml:space="preserve">weet </w:t>
        </w:r>
      </w:ins>
      <w:ins w:id="90" w:author="Andrew Murray" w:date="2019-07-16T09:15:00Z">
        <w:r w:rsidR="006E11CA">
          <w:rPr>
            <w:rFonts w:ascii="Times New Roman" w:hAnsi="Times New Roman" w:cs="Times New Roman"/>
            <w:sz w:val="24"/>
            <w:szCs w:val="24"/>
          </w:rPr>
          <w:t>potatoes and peanuts (</w:t>
        </w:r>
      </w:ins>
      <w:r w:rsidR="007627DC">
        <w:rPr>
          <w:rFonts w:ascii="Times New Roman" w:hAnsi="Times New Roman" w:cs="Times New Roman"/>
          <w:sz w:val="24"/>
          <w:szCs w:val="24"/>
        </w:rPr>
        <w:t>S</w:t>
      </w:r>
      <w:r w:rsidR="00D278F0">
        <w:rPr>
          <w:rFonts w:ascii="Times New Roman" w:hAnsi="Times New Roman" w:cs="Times New Roman"/>
          <w:sz w:val="24"/>
          <w:szCs w:val="24"/>
        </w:rPr>
        <w:t xml:space="preserve">ubsurface </w:t>
      </w:r>
      <w:del w:id="91" w:author="Andrew Murray" w:date="2019-07-16T09:15:00Z">
        <w:r w:rsidR="00D278F0" w:rsidDel="006E11CA">
          <w:rPr>
            <w:rFonts w:ascii="Times New Roman" w:hAnsi="Times New Roman" w:cs="Times New Roman"/>
            <w:sz w:val="24"/>
            <w:szCs w:val="24"/>
          </w:rPr>
          <w:delText xml:space="preserve">and root </w:delText>
        </w:r>
      </w:del>
      <w:r w:rsidR="00D278F0">
        <w:rPr>
          <w:rFonts w:ascii="Times New Roman" w:hAnsi="Times New Roman" w:cs="Times New Roman"/>
          <w:sz w:val="24"/>
          <w:szCs w:val="24"/>
        </w:rPr>
        <w:t>crops</w:t>
      </w:r>
      <w:ins w:id="92" w:author="Andrew Murray" w:date="2019-07-16T09:15:00Z">
        <w:r w:rsidR="006E11CA">
          <w:rPr>
            <w:rFonts w:ascii="Times New Roman" w:hAnsi="Times New Roman" w:cs="Times New Roman"/>
            <w:sz w:val="24"/>
            <w:szCs w:val="24"/>
          </w:rPr>
          <w:t>)</w:t>
        </w:r>
      </w:ins>
      <w:r w:rsidR="00D278F0">
        <w:rPr>
          <w:rFonts w:ascii="Times New Roman" w:hAnsi="Times New Roman" w:cs="Times New Roman"/>
          <w:sz w:val="24"/>
          <w:szCs w:val="24"/>
        </w:rPr>
        <w:t xml:space="preserve"> </w:t>
      </w:r>
      <w:del w:id="93" w:author="Andrew Murray" w:date="2019-07-16T09:15:00Z">
        <w:r w:rsidR="00D278F0" w:rsidDel="006E11CA">
          <w:rPr>
            <w:rFonts w:ascii="Times New Roman" w:hAnsi="Times New Roman" w:cs="Times New Roman"/>
            <w:sz w:val="24"/>
            <w:szCs w:val="24"/>
          </w:rPr>
          <w:delText>(peanuts and sweet potatoes)</w:delText>
        </w:r>
      </w:del>
      <w:r w:rsidR="00D278F0">
        <w:rPr>
          <w:rFonts w:ascii="Times New Roman" w:hAnsi="Times New Roman" w:cs="Times New Roman"/>
          <w:sz w:val="24"/>
          <w:szCs w:val="24"/>
        </w:rPr>
        <w:t xml:space="preserve"> exhibit little to no significant relationship with maximum temperature anomalies</w:t>
      </w:r>
      <w:r w:rsidR="00423769">
        <w:rPr>
          <w:rFonts w:ascii="Times New Roman" w:hAnsi="Times New Roman" w:cs="Times New Roman"/>
          <w:sz w:val="24"/>
          <w:szCs w:val="24"/>
        </w:rPr>
        <w:t xml:space="preserve"> over the course of the growing season</w:t>
      </w:r>
      <w:r w:rsidR="00D278F0">
        <w:rPr>
          <w:rFonts w:ascii="Times New Roman" w:hAnsi="Times New Roman" w:cs="Times New Roman"/>
          <w:sz w:val="24"/>
          <w:szCs w:val="24"/>
        </w:rPr>
        <w:t xml:space="preserve">. </w:t>
      </w:r>
    </w:p>
    <w:p w14:paraId="41FFBEDB" w14:textId="6386FB73" w:rsidR="008F6109" w:rsidRDefault="00601011" w:rsidP="00AB1719">
      <w:pPr>
        <w:spacing w:after="0" w:line="360" w:lineRule="auto"/>
        <w:rPr>
          <w:rFonts w:ascii="Times New Roman" w:hAnsi="Times New Roman" w:cs="Times New Roman"/>
          <w:sz w:val="24"/>
          <w:szCs w:val="24"/>
        </w:rPr>
      </w:pPr>
      <w:r>
        <w:rPr>
          <w:rFonts w:ascii="Times New Roman" w:hAnsi="Times New Roman" w:cs="Times New Roman"/>
          <w:sz w:val="24"/>
          <w:szCs w:val="24"/>
        </w:rPr>
        <w:tab/>
        <w:t>Analyzing crop yield and temperature relationships at a finer temporal</w:t>
      </w:r>
      <w:ins w:id="94" w:author="Andrew Murray" w:date="2019-07-16T09:16:00Z">
        <w:r w:rsidR="004525FA">
          <w:rPr>
            <w:rFonts w:ascii="Times New Roman" w:hAnsi="Times New Roman" w:cs="Times New Roman"/>
            <w:sz w:val="24"/>
            <w:szCs w:val="24"/>
          </w:rPr>
          <w:t xml:space="preserve"> scale</w:t>
        </w:r>
      </w:ins>
      <w:r>
        <w:rPr>
          <w:rFonts w:ascii="Times New Roman" w:hAnsi="Times New Roman" w:cs="Times New Roman"/>
          <w:sz w:val="24"/>
          <w:szCs w:val="24"/>
        </w:rPr>
        <w:t xml:space="preserve"> </w:t>
      </w:r>
      <w:r w:rsidR="007E45D0">
        <w:rPr>
          <w:rFonts w:ascii="Times New Roman" w:hAnsi="Times New Roman" w:cs="Times New Roman"/>
          <w:sz w:val="24"/>
          <w:szCs w:val="24"/>
        </w:rPr>
        <w:t>reveals</w:t>
      </w:r>
      <w:r w:rsidR="007E45D0" w:rsidRPr="007E45D0">
        <w:rPr>
          <w:rFonts w:ascii="Times New Roman" w:hAnsi="Times New Roman" w:cs="Times New Roman"/>
          <w:sz w:val="24"/>
          <w:szCs w:val="24"/>
        </w:rPr>
        <w:t xml:space="preserve"> marked spatial variation</w:t>
      </w:r>
      <w:r w:rsidR="007E45D0">
        <w:rPr>
          <w:rFonts w:ascii="Times New Roman" w:hAnsi="Times New Roman" w:cs="Times New Roman"/>
          <w:sz w:val="24"/>
          <w:szCs w:val="24"/>
        </w:rPr>
        <w:t xml:space="preserve">s in the association between monthly maximum temperature anomalies and crop yields (Table 1). </w:t>
      </w:r>
      <w:r w:rsidR="007E45D0" w:rsidRPr="007E45D0">
        <w:rPr>
          <w:rFonts w:ascii="Times New Roman" w:hAnsi="Times New Roman" w:cs="Times New Roman"/>
          <w:sz w:val="24"/>
          <w:szCs w:val="24"/>
        </w:rPr>
        <w:t>Overall, t</w:t>
      </w:r>
      <w:r w:rsidR="007E45D0">
        <w:rPr>
          <w:rFonts w:ascii="Times New Roman" w:hAnsi="Times New Roman" w:cs="Times New Roman"/>
          <w:sz w:val="24"/>
          <w:szCs w:val="24"/>
        </w:rPr>
        <w:t xml:space="preserve">he strength of the negative relationship </w:t>
      </w:r>
      <w:r w:rsidR="007E45D0" w:rsidRPr="007E45D0">
        <w:rPr>
          <w:rFonts w:ascii="Times New Roman" w:hAnsi="Times New Roman" w:cs="Times New Roman"/>
          <w:sz w:val="24"/>
          <w:szCs w:val="24"/>
        </w:rPr>
        <w:t>between</w:t>
      </w:r>
      <w:r w:rsidR="007E45D0">
        <w:rPr>
          <w:rFonts w:ascii="Times New Roman" w:hAnsi="Times New Roman" w:cs="Times New Roman"/>
          <w:sz w:val="24"/>
          <w:szCs w:val="24"/>
        </w:rPr>
        <w:t xml:space="preserve"> monthly temperature anomalies </w:t>
      </w:r>
      <w:r w:rsidR="007E45D0" w:rsidRPr="007E45D0">
        <w:rPr>
          <w:rFonts w:ascii="Times New Roman" w:hAnsi="Times New Roman" w:cs="Times New Roman"/>
          <w:sz w:val="24"/>
          <w:szCs w:val="24"/>
        </w:rPr>
        <w:t>and</w:t>
      </w:r>
      <w:r w:rsidR="007E45D0">
        <w:rPr>
          <w:rFonts w:ascii="Times New Roman" w:hAnsi="Times New Roman" w:cs="Times New Roman"/>
          <w:sz w:val="24"/>
          <w:szCs w:val="24"/>
        </w:rPr>
        <w:t xml:space="preserve"> </w:t>
      </w:r>
      <w:r w:rsidR="007E45D0" w:rsidRPr="007E45D0">
        <w:rPr>
          <w:rFonts w:ascii="Times New Roman" w:hAnsi="Times New Roman" w:cs="Times New Roman"/>
          <w:sz w:val="24"/>
          <w:szCs w:val="24"/>
        </w:rPr>
        <w:t>yield</w:t>
      </w:r>
      <w:r w:rsidR="007E45D0">
        <w:rPr>
          <w:rFonts w:ascii="Times New Roman" w:hAnsi="Times New Roman" w:cs="Times New Roman"/>
          <w:sz w:val="24"/>
          <w:szCs w:val="24"/>
        </w:rPr>
        <w:t xml:space="preserve"> </w:t>
      </w:r>
      <w:r w:rsidR="007E45D0" w:rsidRPr="007E45D0">
        <w:rPr>
          <w:rFonts w:ascii="Times New Roman" w:hAnsi="Times New Roman" w:cs="Times New Roman"/>
          <w:sz w:val="24"/>
          <w:szCs w:val="24"/>
        </w:rPr>
        <w:t>is</w:t>
      </w:r>
      <w:r w:rsidR="007E45D0">
        <w:rPr>
          <w:rFonts w:ascii="Times New Roman" w:hAnsi="Times New Roman" w:cs="Times New Roman"/>
          <w:sz w:val="24"/>
          <w:szCs w:val="24"/>
        </w:rPr>
        <w:t xml:space="preserve"> greatest for the months of July, August</w:t>
      </w:r>
      <w:r w:rsidR="007E45D0" w:rsidRPr="007E45D0">
        <w:rPr>
          <w:rFonts w:ascii="Times New Roman" w:hAnsi="Times New Roman" w:cs="Times New Roman"/>
          <w:sz w:val="24"/>
          <w:szCs w:val="24"/>
        </w:rPr>
        <w:t>,</w:t>
      </w:r>
      <w:r w:rsidR="007E45D0">
        <w:rPr>
          <w:rFonts w:ascii="Times New Roman" w:hAnsi="Times New Roman" w:cs="Times New Roman"/>
          <w:sz w:val="24"/>
          <w:szCs w:val="24"/>
        </w:rPr>
        <w:t xml:space="preserve"> and Septem</w:t>
      </w:r>
      <w:r w:rsidR="00C0305C">
        <w:rPr>
          <w:rFonts w:ascii="Times New Roman" w:hAnsi="Times New Roman" w:cs="Times New Roman"/>
          <w:sz w:val="24"/>
          <w:szCs w:val="24"/>
        </w:rPr>
        <w:t xml:space="preserve">ber. This finding is logical as normal maximum temperatures for some counties in the SEUS match or exceed the ideal conditions for corn and soybeans. Even in more </w:t>
      </w:r>
      <w:del w:id="95" w:author="Andrew Murray" w:date="2019-07-16T09:18:00Z">
        <w:r w:rsidR="00C0305C" w:rsidDel="001426B7">
          <w:rPr>
            <w:rFonts w:ascii="Times New Roman" w:hAnsi="Times New Roman" w:cs="Times New Roman"/>
            <w:sz w:val="24"/>
            <w:szCs w:val="24"/>
          </w:rPr>
          <w:delText>warm-favored</w:delText>
        </w:r>
      </w:del>
      <w:ins w:id="96" w:author="Andrew Murray" w:date="2019-07-16T09:18:00Z">
        <w:r w:rsidR="001426B7">
          <w:rPr>
            <w:rFonts w:ascii="Times New Roman" w:hAnsi="Times New Roman" w:cs="Times New Roman"/>
            <w:sz w:val="24"/>
            <w:szCs w:val="24"/>
          </w:rPr>
          <w:t>heat-adapted</w:t>
        </w:r>
      </w:ins>
      <w:r w:rsidR="00C0305C">
        <w:rPr>
          <w:rFonts w:ascii="Times New Roman" w:hAnsi="Times New Roman" w:cs="Times New Roman"/>
          <w:sz w:val="24"/>
          <w:szCs w:val="24"/>
        </w:rPr>
        <w:t xml:space="preserve"> crops, such as peanuts, above normal maximum temperatures from July to September produce significantly lower yields. Cotton yields have distinct temporal and geographic relationships with monthly temperature anomalies. In Georgia, above normal temperatures from May to August produce significantly lower yields. However, in the Carolinas, above normal temperatures in May produce significa</w:t>
      </w:r>
      <w:r w:rsidR="00BF2BCB">
        <w:rPr>
          <w:rFonts w:ascii="Times New Roman" w:hAnsi="Times New Roman" w:cs="Times New Roman"/>
          <w:sz w:val="24"/>
          <w:szCs w:val="24"/>
        </w:rPr>
        <w:t xml:space="preserve">ntly higher yields than expected and experience a significant negative association from June to September. This finding likely hints at differences in planting time and thus different timing in peak vulnerability to heat for the crop across the study area. </w:t>
      </w:r>
      <w:del w:id="97" w:author="Andrew Murray" w:date="2019-07-16T09:20:00Z">
        <w:r w:rsidR="00BF2BCB" w:rsidDel="00DD3C01">
          <w:rPr>
            <w:rFonts w:ascii="Times New Roman" w:hAnsi="Times New Roman" w:cs="Times New Roman"/>
            <w:sz w:val="24"/>
            <w:szCs w:val="24"/>
          </w:rPr>
          <w:delText xml:space="preserve">Lastly and unlike other crops examined, sweet </w:delText>
        </w:r>
      </w:del>
      <w:ins w:id="98" w:author="Andrew Murray" w:date="2019-07-16T09:20:00Z">
        <w:r w:rsidR="00DD3C01">
          <w:rPr>
            <w:rFonts w:ascii="Times New Roman" w:hAnsi="Times New Roman" w:cs="Times New Roman"/>
            <w:sz w:val="24"/>
            <w:szCs w:val="24"/>
          </w:rPr>
          <w:t>Sweet</w:t>
        </w:r>
        <w:r w:rsidR="00F613F0">
          <w:rPr>
            <w:rFonts w:ascii="Times New Roman" w:hAnsi="Times New Roman" w:cs="Times New Roman"/>
            <w:sz w:val="24"/>
            <w:szCs w:val="24"/>
          </w:rPr>
          <w:t xml:space="preserve"> p</w:t>
        </w:r>
      </w:ins>
      <w:del w:id="99" w:author="Andrew Murray" w:date="2019-07-16T09:20:00Z">
        <w:r w:rsidR="00BF2BCB" w:rsidDel="00F613F0">
          <w:rPr>
            <w:rFonts w:ascii="Times New Roman" w:hAnsi="Times New Roman" w:cs="Times New Roman"/>
            <w:sz w:val="24"/>
            <w:szCs w:val="24"/>
          </w:rPr>
          <w:delText>P</w:delText>
        </w:r>
      </w:del>
      <w:r w:rsidR="00BF2BCB">
        <w:rPr>
          <w:rFonts w:ascii="Times New Roman" w:hAnsi="Times New Roman" w:cs="Times New Roman"/>
          <w:sz w:val="24"/>
          <w:szCs w:val="24"/>
        </w:rPr>
        <w:t>otatoes</w:t>
      </w:r>
      <w:ins w:id="100" w:author="Andrew Murray" w:date="2019-07-16T09:20:00Z">
        <w:r w:rsidR="00DD3C01">
          <w:rPr>
            <w:rFonts w:ascii="Times New Roman" w:hAnsi="Times New Roman" w:cs="Times New Roman"/>
            <w:sz w:val="24"/>
            <w:szCs w:val="24"/>
          </w:rPr>
          <w:t xml:space="preserve"> however</w:t>
        </w:r>
        <w:r w:rsidR="00F613F0">
          <w:rPr>
            <w:rFonts w:ascii="Times New Roman" w:hAnsi="Times New Roman" w:cs="Times New Roman"/>
            <w:sz w:val="24"/>
            <w:szCs w:val="24"/>
          </w:rPr>
          <w:t>,</w:t>
        </w:r>
      </w:ins>
      <w:r w:rsidR="00BF2BCB">
        <w:rPr>
          <w:rFonts w:ascii="Times New Roman" w:hAnsi="Times New Roman" w:cs="Times New Roman"/>
          <w:sz w:val="24"/>
          <w:szCs w:val="24"/>
        </w:rPr>
        <w:t xml:space="preserve"> experience no significant negative </w:t>
      </w:r>
      <w:r w:rsidR="00BF2BCB">
        <w:rPr>
          <w:rFonts w:ascii="Times New Roman" w:hAnsi="Times New Roman" w:cs="Times New Roman"/>
          <w:sz w:val="24"/>
          <w:szCs w:val="24"/>
        </w:rPr>
        <w:lastRenderedPageBreak/>
        <w:t>effects as a result of extreme heat. Rather, warmer than normal temperatures in both May and June signal significant increases in expected yield for</w:t>
      </w:r>
      <w:r w:rsidR="00C63500">
        <w:rPr>
          <w:rFonts w:ascii="Times New Roman" w:hAnsi="Times New Roman" w:cs="Times New Roman"/>
          <w:sz w:val="24"/>
          <w:szCs w:val="24"/>
        </w:rPr>
        <w:t xml:space="preserve"> the crop in</w:t>
      </w:r>
      <w:r w:rsidR="00BF2BCB">
        <w:rPr>
          <w:rFonts w:ascii="Times New Roman" w:hAnsi="Times New Roman" w:cs="Times New Roman"/>
          <w:sz w:val="24"/>
          <w:szCs w:val="24"/>
        </w:rPr>
        <w:t xml:space="preserve"> North Carolina. </w:t>
      </w:r>
    </w:p>
    <w:p w14:paraId="3E9A2529" w14:textId="0F5C85B6" w:rsidR="006320FE" w:rsidRDefault="002874F0" w:rsidP="00AB1719">
      <w:pPr>
        <w:spacing w:after="0" w:line="360" w:lineRule="auto"/>
        <w:rPr>
          <w:rFonts w:ascii="Times New Roman" w:hAnsi="Times New Roman" w:cs="Times New Roman"/>
          <w:b/>
          <w:sz w:val="24"/>
          <w:szCs w:val="24"/>
        </w:rPr>
      </w:pPr>
      <w:r>
        <w:rPr>
          <w:rFonts w:ascii="Times New Roman" w:hAnsi="Times New Roman" w:cs="Times New Roman"/>
          <w:b/>
          <w:sz w:val="24"/>
          <w:szCs w:val="24"/>
        </w:rPr>
        <w:t>Influence of Precipitation Varies by Crop</w:t>
      </w:r>
    </w:p>
    <w:p w14:paraId="059A40AD" w14:textId="201BD428" w:rsidR="008F6109" w:rsidRDefault="008F6109" w:rsidP="00AB1719">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004D56ED">
        <w:rPr>
          <w:rFonts w:ascii="Times New Roman" w:hAnsi="Times New Roman" w:cs="Times New Roman"/>
          <w:sz w:val="24"/>
          <w:szCs w:val="24"/>
        </w:rPr>
        <w:t>Although drought may be more commonly associated with crop loss in the U.S., in the SEUS both an excess and lack of moisture can be harmful to agriculture. County-level relationships between growing season precipitation and yield is heavily dependent on crop type and</w:t>
      </w:r>
      <w:del w:id="101" w:author="Andrew Murray" w:date="2019-07-16T09:22:00Z">
        <w:r w:rsidR="004D56ED" w:rsidDel="006E355B">
          <w:rPr>
            <w:rFonts w:ascii="Times New Roman" w:hAnsi="Times New Roman" w:cs="Times New Roman"/>
            <w:sz w:val="24"/>
            <w:szCs w:val="24"/>
          </w:rPr>
          <w:delText xml:space="preserve"> the</w:delText>
        </w:r>
      </w:del>
      <w:r w:rsidR="004D56ED">
        <w:rPr>
          <w:rFonts w:ascii="Times New Roman" w:hAnsi="Times New Roman" w:cs="Times New Roman"/>
          <w:sz w:val="24"/>
          <w:szCs w:val="24"/>
        </w:rPr>
        <w:t xml:space="preserve"> local geography. Notably, corn and soybeans thrive in wetter conditions as they share a significant positive relationship with growing season precipitation anomalies for much of the study area. The exception being the coastal counties of North Carolina which exhibit a significant negative relationship between precipitation and yields. Although </w:t>
      </w:r>
      <w:r w:rsidR="007627DC">
        <w:rPr>
          <w:rFonts w:ascii="Times New Roman" w:hAnsi="Times New Roman" w:cs="Times New Roman"/>
          <w:sz w:val="24"/>
          <w:szCs w:val="24"/>
        </w:rPr>
        <w:t xml:space="preserve">the association is relatively </w:t>
      </w:r>
      <w:r w:rsidR="004D56ED">
        <w:rPr>
          <w:rFonts w:ascii="Times New Roman" w:hAnsi="Times New Roman" w:cs="Times New Roman"/>
          <w:sz w:val="24"/>
          <w:szCs w:val="24"/>
        </w:rPr>
        <w:t xml:space="preserve">weaker </w:t>
      </w:r>
      <w:r w:rsidR="007627DC">
        <w:rPr>
          <w:rFonts w:ascii="Times New Roman" w:hAnsi="Times New Roman" w:cs="Times New Roman"/>
          <w:sz w:val="24"/>
          <w:szCs w:val="24"/>
        </w:rPr>
        <w:t>than with the other surface crops</w:t>
      </w:r>
      <w:r w:rsidR="004D56ED">
        <w:rPr>
          <w:rFonts w:ascii="Times New Roman" w:hAnsi="Times New Roman" w:cs="Times New Roman"/>
          <w:sz w:val="24"/>
          <w:szCs w:val="24"/>
        </w:rPr>
        <w:t xml:space="preserve">, cotton yields in the southeast favor excess moisture </w:t>
      </w:r>
      <w:r w:rsidR="00A911CE">
        <w:rPr>
          <w:rFonts w:ascii="Times New Roman" w:hAnsi="Times New Roman" w:cs="Times New Roman"/>
          <w:sz w:val="24"/>
          <w:szCs w:val="24"/>
        </w:rPr>
        <w:t>except for</w:t>
      </w:r>
      <w:r w:rsidR="004D56ED">
        <w:rPr>
          <w:rFonts w:ascii="Times New Roman" w:hAnsi="Times New Roman" w:cs="Times New Roman"/>
          <w:sz w:val="24"/>
          <w:szCs w:val="24"/>
        </w:rPr>
        <w:t xml:space="preserve"> coa</w:t>
      </w:r>
      <w:r w:rsidR="001E5789">
        <w:rPr>
          <w:rFonts w:ascii="Times New Roman" w:hAnsi="Times New Roman" w:cs="Times New Roman"/>
          <w:sz w:val="24"/>
          <w:szCs w:val="24"/>
        </w:rPr>
        <w:t xml:space="preserve">stal counties in the Carolinas. Similar to temperature, the relationships between precipitation and yield differ considerably between surface and subsurface crops. In particular, the negative relationship between precipitation and sweet potato yield suggests that excess moisture is more damaging to the crop than drought conditions. </w:t>
      </w:r>
      <w:r w:rsidR="00A67809">
        <w:rPr>
          <w:rFonts w:ascii="Times New Roman" w:hAnsi="Times New Roman" w:cs="Times New Roman"/>
          <w:sz w:val="24"/>
          <w:szCs w:val="24"/>
        </w:rPr>
        <w:t xml:space="preserve">This is especially the case in eastern North Carolina, where sweet potato yields average 5.7% less than expected during wet growing seasons. </w:t>
      </w:r>
      <w:r w:rsidR="001E5789">
        <w:rPr>
          <w:rFonts w:ascii="Times New Roman" w:hAnsi="Times New Roman" w:cs="Times New Roman"/>
          <w:sz w:val="24"/>
          <w:szCs w:val="24"/>
        </w:rPr>
        <w:t xml:space="preserve">Lastly, although relationships were found to be statistically insignificant for peanuts, there is a distinct spatial pattern to the association (positive in Georgia and negative in eastern North Carolina). </w:t>
      </w:r>
    </w:p>
    <w:p w14:paraId="39621DAE" w14:textId="3A9BB875" w:rsidR="008F6109" w:rsidRPr="008F6109" w:rsidRDefault="00EF30A7" w:rsidP="00AB1719">
      <w:pPr>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Parsing the analysis down </w:t>
      </w:r>
      <w:ins w:id="102" w:author="Andrew Murray" w:date="2019-07-16T09:26:00Z">
        <w:r w:rsidR="002C2A70">
          <w:rPr>
            <w:rFonts w:ascii="Times New Roman" w:hAnsi="Times New Roman" w:cs="Times New Roman"/>
            <w:sz w:val="24"/>
            <w:szCs w:val="24"/>
          </w:rPr>
          <w:t>into a</w:t>
        </w:r>
      </w:ins>
      <w:del w:id="103" w:author="Andrew Murray" w:date="2019-07-16T09:26:00Z">
        <w:r w:rsidDel="002C2A70">
          <w:rPr>
            <w:rFonts w:ascii="Times New Roman" w:hAnsi="Times New Roman" w:cs="Times New Roman"/>
            <w:sz w:val="24"/>
            <w:szCs w:val="24"/>
          </w:rPr>
          <w:delText>t</w:delText>
        </w:r>
        <w:r w:rsidDel="00EC75A8">
          <w:rPr>
            <w:rFonts w:ascii="Times New Roman" w:hAnsi="Times New Roman" w:cs="Times New Roman"/>
            <w:sz w:val="24"/>
            <w:szCs w:val="24"/>
          </w:rPr>
          <w:delText>he</w:delText>
        </w:r>
      </w:del>
      <w:r>
        <w:rPr>
          <w:rFonts w:ascii="Times New Roman" w:hAnsi="Times New Roman" w:cs="Times New Roman"/>
          <w:sz w:val="24"/>
          <w:szCs w:val="24"/>
        </w:rPr>
        <w:t xml:space="preserve"> monthly timescale reveals distinct temporal patterns in the relationship between precipitation and crop yield in the SEUS</w:t>
      </w:r>
      <w:r w:rsidR="00A248FB">
        <w:rPr>
          <w:rFonts w:ascii="Times New Roman" w:hAnsi="Times New Roman" w:cs="Times New Roman"/>
          <w:sz w:val="24"/>
          <w:szCs w:val="24"/>
        </w:rPr>
        <w:t xml:space="preserve"> (Table 2)</w:t>
      </w:r>
      <w:r>
        <w:rPr>
          <w:rFonts w:ascii="Times New Roman" w:hAnsi="Times New Roman" w:cs="Times New Roman"/>
          <w:sz w:val="24"/>
          <w:szCs w:val="24"/>
        </w:rPr>
        <w:t>. For corn and cotton, above normal precipitation in May and June favor increased yields for the study area. This association beg</w:t>
      </w:r>
      <w:r w:rsidR="00474FF4">
        <w:rPr>
          <w:rFonts w:ascii="Times New Roman" w:hAnsi="Times New Roman" w:cs="Times New Roman"/>
          <w:sz w:val="24"/>
          <w:szCs w:val="24"/>
        </w:rPr>
        <w:t xml:space="preserve">ins to break down in August and shifts completely during September and October. During these latter months, higher than normal precipitation produces much lower than expected yields, especially for coastal reaches of North and South Carolina. Soybean yields exhibit a similar temporal pattern, however, the relationship with higher than normal precipitation does not become evident until October and is highly concentrated in the Carolinas. </w:t>
      </w:r>
      <w:commentRangeStart w:id="104"/>
      <w:r w:rsidR="00474FF4">
        <w:rPr>
          <w:rFonts w:ascii="Times New Roman" w:hAnsi="Times New Roman" w:cs="Times New Roman"/>
          <w:sz w:val="24"/>
          <w:szCs w:val="24"/>
        </w:rPr>
        <w:t>Monthly precipitation relationships with peanuts and sweet potatoes are much weaker than surface crops until September and October, when both crops experience significant declines in response to above normal precipitation.</w:t>
      </w:r>
      <w:commentRangeEnd w:id="104"/>
      <w:r w:rsidR="00137AF2">
        <w:rPr>
          <w:rStyle w:val="CommentReference"/>
        </w:rPr>
        <w:commentReference w:id="104"/>
      </w:r>
      <w:r w:rsidR="00BC0055">
        <w:rPr>
          <w:rFonts w:ascii="Times New Roman" w:hAnsi="Times New Roman" w:cs="Times New Roman"/>
          <w:sz w:val="24"/>
          <w:szCs w:val="24"/>
        </w:rPr>
        <w:tab/>
      </w:r>
    </w:p>
    <w:p w14:paraId="7136B3BB" w14:textId="77777777" w:rsidR="00E73D41" w:rsidRDefault="002874F0" w:rsidP="00E73D41">
      <w:pPr>
        <w:spacing w:after="0" w:line="360" w:lineRule="auto"/>
        <w:rPr>
          <w:rFonts w:ascii="Times New Roman" w:hAnsi="Times New Roman" w:cs="Times New Roman"/>
          <w:b/>
          <w:sz w:val="24"/>
          <w:szCs w:val="24"/>
        </w:rPr>
      </w:pPr>
      <w:r>
        <w:rPr>
          <w:rFonts w:ascii="Times New Roman" w:hAnsi="Times New Roman" w:cs="Times New Roman"/>
          <w:b/>
          <w:sz w:val="24"/>
          <w:szCs w:val="24"/>
        </w:rPr>
        <w:t>Importance of Recognizing Temperature-Precipitation Relationship</w:t>
      </w:r>
    </w:p>
    <w:p w14:paraId="78CA9130" w14:textId="6B9B0A05" w:rsidR="00E73D41" w:rsidRPr="002569B0" w:rsidRDefault="002569B0" w:rsidP="002569B0">
      <w:pPr>
        <w:spacing w:after="0" w:line="360" w:lineRule="auto"/>
        <w:ind w:firstLine="720"/>
        <w:rPr>
          <w:rFonts w:ascii="Times New Roman" w:eastAsia="Times New Roman" w:hAnsi="Times New Roman" w:cs="Times New Roman"/>
          <w:color w:val="222222"/>
          <w:sz w:val="25"/>
          <w:szCs w:val="25"/>
        </w:rPr>
      </w:pPr>
      <w:r>
        <w:rPr>
          <w:rFonts w:ascii="Times New Roman" w:eastAsia="Times New Roman" w:hAnsi="Times New Roman" w:cs="Times New Roman"/>
          <w:color w:val="222222"/>
          <w:sz w:val="25"/>
          <w:szCs w:val="25"/>
        </w:rPr>
        <w:lastRenderedPageBreak/>
        <w:t xml:space="preserve">Results </w:t>
      </w:r>
      <w:r w:rsidR="00776CD2">
        <w:rPr>
          <w:rFonts w:ascii="Times New Roman" w:hAnsi="Times New Roman" w:cs="Times New Roman"/>
          <w:sz w:val="24"/>
          <w:szCs w:val="24"/>
        </w:rPr>
        <w:t xml:space="preserve">from the Kruskal-Wallis test reveal distinct differences among the most and least </w:t>
      </w:r>
      <w:del w:id="105" w:author="Andrew Murray" w:date="2019-07-16T09:31:00Z">
        <w:r w:rsidR="00776CD2" w:rsidDel="00CA05DF">
          <w:rPr>
            <w:rFonts w:ascii="Times New Roman" w:hAnsi="Times New Roman" w:cs="Times New Roman"/>
            <w:sz w:val="24"/>
            <w:szCs w:val="24"/>
          </w:rPr>
          <w:delText xml:space="preserve">conducive </w:delText>
        </w:r>
      </w:del>
      <w:ins w:id="106" w:author="Andrew Murray" w:date="2019-07-16T09:31:00Z">
        <w:r w:rsidR="00CA05DF">
          <w:rPr>
            <w:rFonts w:ascii="Times New Roman" w:hAnsi="Times New Roman" w:cs="Times New Roman"/>
            <w:sz w:val="24"/>
            <w:szCs w:val="24"/>
          </w:rPr>
          <w:t xml:space="preserve">ideal </w:t>
        </w:r>
      </w:ins>
      <w:r w:rsidR="00776CD2">
        <w:rPr>
          <w:rFonts w:ascii="Times New Roman" w:hAnsi="Times New Roman" w:cs="Times New Roman"/>
          <w:sz w:val="24"/>
          <w:szCs w:val="24"/>
        </w:rPr>
        <w:t xml:space="preserve">conditions for individual crops in the region. As expected, corn and soybeans flourish in years when growing season average maximum temperatures are below normal and precipitation is above normal. Conversely, these crops experience their greatest negative deviations from expected yield when above normal temperatures and below normal precipitation are </w:t>
      </w:r>
      <w:del w:id="107" w:author="Andrew Murray" w:date="2019-07-16T09:31:00Z">
        <w:r w:rsidR="00776CD2" w:rsidDel="00901DB5">
          <w:rPr>
            <w:rFonts w:ascii="Times New Roman" w:hAnsi="Times New Roman" w:cs="Times New Roman"/>
            <w:sz w:val="24"/>
            <w:szCs w:val="24"/>
          </w:rPr>
          <w:delText>documented</w:delText>
        </w:r>
      </w:del>
      <w:ins w:id="108" w:author="Andrew Murray" w:date="2019-07-16T09:31:00Z">
        <w:r w:rsidR="00901DB5">
          <w:rPr>
            <w:rFonts w:ascii="Times New Roman" w:hAnsi="Times New Roman" w:cs="Times New Roman"/>
            <w:sz w:val="24"/>
            <w:szCs w:val="24"/>
          </w:rPr>
          <w:t>recorded</w:t>
        </w:r>
      </w:ins>
      <w:r w:rsidR="00776CD2">
        <w:rPr>
          <w:rFonts w:ascii="Times New Roman" w:hAnsi="Times New Roman" w:cs="Times New Roman"/>
          <w:sz w:val="24"/>
          <w:szCs w:val="24"/>
        </w:rPr>
        <w:t xml:space="preserve">. Cotton farmers in the southeast enjoy greater than normal yields during near or below normal temperature growing seasons, no matter the amount of precipitation. Cotton can also be successful with above normal temperatures but begins to suffer losses when associated with </w:t>
      </w:r>
      <w:r w:rsidR="00A248FB">
        <w:rPr>
          <w:rFonts w:ascii="Times New Roman" w:hAnsi="Times New Roman" w:cs="Times New Roman"/>
          <w:sz w:val="24"/>
          <w:szCs w:val="24"/>
        </w:rPr>
        <w:t>excess</w:t>
      </w:r>
      <w:r w:rsidR="00776CD2">
        <w:rPr>
          <w:rFonts w:ascii="Times New Roman" w:hAnsi="Times New Roman" w:cs="Times New Roman"/>
          <w:sz w:val="24"/>
          <w:szCs w:val="24"/>
        </w:rPr>
        <w:t xml:space="preserve"> precipitation. Peanuts are most sensitive and experience the greatest deviation from expected yield whe</w:t>
      </w:r>
      <w:r w:rsidR="004801C8">
        <w:rPr>
          <w:rFonts w:ascii="Times New Roman" w:hAnsi="Times New Roman" w:cs="Times New Roman"/>
          <w:sz w:val="24"/>
          <w:szCs w:val="24"/>
        </w:rPr>
        <w:t xml:space="preserve">n higher than normal temperatures are paired with above normal precipitation. As expected, sweet potatoes suffer significant declines as a result of increased precipitation, no matter the associated temperature anomaly. </w:t>
      </w:r>
    </w:p>
    <w:p w14:paraId="17F648AE" w14:textId="77777777" w:rsidR="006C3788" w:rsidRPr="000E5E16" w:rsidRDefault="006C3788" w:rsidP="006C3788">
      <w:pPr>
        <w:spacing w:after="0" w:line="360" w:lineRule="auto"/>
        <w:rPr>
          <w:rFonts w:ascii="Times New Roman" w:hAnsi="Times New Roman" w:cs="Times New Roman"/>
          <w:b/>
          <w:sz w:val="24"/>
          <w:szCs w:val="24"/>
        </w:rPr>
      </w:pPr>
      <w:r w:rsidRPr="2D9B0DA3">
        <w:rPr>
          <w:rFonts w:ascii="Times New Roman" w:hAnsi="Times New Roman" w:cs="Times New Roman"/>
          <w:b/>
          <w:bCs/>
          <w:sz w:val="24"/>
          <w:szCs w:val="24"/>
        </w:rPr>
        <w:t>Timing of Extremes</w:t>
      </w:r>
    </w:p>
    <w:p w14:paraId="5E4F0B88" w14:textId="07A2FC4D" w:rsidR="006C3788" w:rsidRDefault="006C3788" w:rsidP="006C3788">
      <w:pPr>
        <w:spacing w:after="0" w:line="360" w:lineRule="auto"/>
        <w:ind w:firstLine="720"/>
        <w:rPr>
          <w:rFonts w:ascii="Times New Roman" w:eastAsia="Times New Roman" w:hAnsi="Times New Roman" w:cs="Times New Roman"/>
          <w:sz w:val="24"/>
          <w:szCs w:val="24"/>
        </w:rPr>
      </w:pPr>
      <w:r w:rsidRPr="4D518176">
        <w:rPr>
          <w:rFonts w:ascii="Times New Roman" w:eastAsia="Times New Roman" w:hAnsi="Times New Roman" w:cs="Times New Roman"/>
          <w:sz w:val="24"/>
          <w:szCs w:val="24"/>
        </w:rPr>
        <w:t>Deviations from expected yield as a result of climatic extremes can be directly linked to the timing of meteorological events and the development of individual crops within their main phenological stages (e.g. emerging, silking, mature</w:t>
      </w:r>
      <w:del w:id="109" w:author="Andrew Murray" w:date="2019-07-16T09:34:00Z">
        <w:r w:rsidRPr="4D518176" w:rsidDel="0054454B">
          <w:rPr>
            <w:rFonts w:ascii="Times New Roman" w:eastAsia="Times New Roman" w:hAnsi="Times New Roman" w:cs="Times New Roman"/>
            <w:sz w:val="24"/>
            <w:szCs w:val="24"/>
          </w:rPr>
          <w:delText>, etc</w:delText>
        </w:r>
      </w:del>
      <w:r w:rsidRPr="4D518176">
        <w:rPr>
          <w:rFonts w:ascii="Times New Roman" w:eastAsia="Times New Roman" w:hAnsi="Times New Roman" w:cs="Times New Roman"/>
          <w:sz w:val="24"/>
          <w:szCs w:val="24"/>
        </w:rPr>
        <w:t>). During each of these stages, crops face a variety of different sensitivities to the local environment. For example, corn has been found to be most vulnerable to drought conditions during early development as the lack of moisture leads to a lack of pollination and dries out the crop grains (</w:t>
      </w:r>
      <w:r w:rsidR="004D56DA">
        <w:rPr>
          <w:rFonts w:ascii="Times New Roman" w:eastAsia="Times New Roman" w:hAnsi="Times New Roman" w:cs="Times New Roman"/>
          <w:sz w:val="24"/>
          <w:szCs w:val="24"/>
        </w:rPr>
        <w:t>Wu et al., 2004</w:t>
      </w:r>
      <w:r w:rsidRPr="4D518176">
        <w:rPr>
          <w:rFonts w:ascii="Times New Roman" w:eastAsia="Times New Roman" w:hAnsi="Times New Roman" w:cs="Times New Roman"/>
          <w:sz w:val="24"/>
          <w:szCs w:val="24"/>
        </w:rPr>
        <w:t xml:space="preserve">). Our results highlight similar meteorological timing-yield relationships, but also reveal the spatial complexities of agriculture in the SEUS. For example, corn is generally planted in early May across Georgia and the Carolinas and thus suffers the greatest negative deviation from expected yield when temperatures are much above normal in the month of July when the crop is beginning to silk. In contrast, cotton shares a unique spatiotemporal relationship with maximum temperature in the study area. For Georgia, above normal temperatures are detrimental throughout most of the growing season. However, because the Carolinas have a </w:t>
      </w:r>
      <w:commentRangeStart w:id="110"/>
      <w:r w:rsidRPr="4D518176">
        <w:rPr>
          <w:rFonts w:ascii="Times New Roman" w:eastAsia="Times New Roman" w:hAnsi="Times New Roman" w:cs="Times New Roman"/>
          <w:sz w:val="24"/>
          <w:szCs w:val="24"/>
        </w:rPr>
        <w:t xml:space="preserve">later average planting date </w:t>
      </w:r>
      <w:commentRangeEnd w:id="110"/>
      <w:r w:rsidR="00E7672E">
        <w:rPr>
          <w:rStyle w:val="CommentReference"/>
        </w:rPr>
        <w:commentReference w:id="110"/>
      </w:r>
      <w:r w:rsidRPr="4D518176">
        <w:rPr>
          <w:rFonts w:ascii="Times New Roman" w:eastAsia="Times New Roman" w:hAnsi="Times New Roman" w:cs="Times New Roman"/>
          <w:sz w:val="24"/>
          <w:szCs w:val="24"/>
        </w:rPr>
        <w:t xml:space="preserve">for cotton, there is a positive relationship in the month of May. This is likely as a result of farmers being able to plant earlier and taking advantage of a longer than average growing season for the crop. There is also a delay to the negative effects of maximum temperatures with July (-0.31) and August (-0.46) ranking worst for Georgia and the Carolinas respectively. </w:t>
      </w:r>
    </w:p>
    <w:p w14:paraId="197A55D2" w14:textId="77777777" w:rsidR="006C3788" w:rsidRPr="00122D56" w:rsidRDefault="006C3788" w:rsidP="006C3788">
      <w:pPr>
        <w:spacing w:after="0" w:line="360" w:lineRule="auto"/>
        <w:ind w:firstLine="720"/>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lastRenderedPageBreak/>
        <w:t xml:space="preserve">Despite being a critical ingredient to crop success, an excess amount of precipitation during the latter portion of the growing season can result in significant negative deviations from expected crop yield. Although more resilient to drought conditions in the mature stage of development, excess moisture in September and October makes harvesting particularly difficult for farmers. As a result of a delayed harvest, some crops begin to deteriorate in quality and in some cases become unsalvageable as the product begins to rot in the field. Such was the case in North Carolina following Hurricane Florence in September 2018. The record rainfall associated with the storm resulted in flooded fields and made harvesting impossible for weeks. Root crops, such as sweet potatoes, suffered the greatest losses with a 37% decline in yield from 2017 and the lowest average yield statewide since 2002. As mentioned previously, differences in planting and harvest time in Georgia and the Carolinas results in varied monthly responses. This is most evident in the cotton crop, with excess moisture in September resulting in significant declines in yield for Georgia, whereas heavier precipitation in October leads to higher losses of the Carolinas. </w:t>
      </w:r>
    </w:p>
    <w:p w14:paraId="053B24F8" w14:textId="77777777" w:rsidR="006C3788" w:rsidRDefault="006C3788" w:rsidP="006C3788">
      <w:pPr>
        <w:spacing w:after="0" w:line="360" w:lineRule="auto"/>
        <w:rPr>
          <w:rFonts w:ascii="Times New Roman" w:hAnsi="Times New Roman" w:cs="Times New Roman"/>
          <w:b/>
          <w:sz w:val="24"/>
          <w:szCs w:val="24"/>
        </w:rPr>
      </w:pPr>
      <w:commentRangeStart w:id="111"/>
      <w:r>
        <w:rPr>
          <w:rFonts w:ascii="Times New Roman" w:hAnsi="Times New Roman" w:cs="Times New Roman"/>
          <w:b/>
          <w:sz w:val="24"/>
          <w:szCs w:val="24"/>
        </w:rPr>
        <w:t>Tropical Cyclones</w:t>
      </w:r>
      <w:commentRangeEnd w:id="111"/>
      <w:r w:rsidR="00981F86">
        <w:rPr>
          <w:rStyle w:val="CommentReference"/>
        </w:rPr>
        <w:commentReference w:id="111"/>
      </w:r>
    </w:p>
    <w:p w14:paraId="06B1E174" w14:textId="7C368D0A" w:rsidR="006C3788" w:rsidRPr="003641C8" w:rsidRDefault="006C3788" w:rsidP="006C3788">
      <w:pPr>
        <w:spacing w:after="0"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Compared to other agricultural regions of the US, the southeast faces a significant threat from tropical cyclones on an annual basis. However, geographic differences in coastline and proximity to areas favored for tropical cyclone development means that there are significant differences in the average expected impact of tropical cyclones. This is particularly evident in our study area, as the Outer Banks of North Carolina average a tropical cyclone impact once every 2 years, whereas return periods in Georgia are as low as one cyclone every ten years, which is more aligned with New England than i</w:t>
      </w:r>
      <w:r w:rsidR="006821EB">
        <w:rPr>
          <w:rFonts w:ascii="Times New Roman" w:hAnsi="Times New Roman" w:cs="Times New Roman"/>
          <w:sz w:val="24"/>
          <w:szCs w:val="24"/>
        </w:rPr>
        <w:t>t is the SEUS (Keim et al., 2007</w:t>
      </w:r>
      <w:r>
        <w:rPr>
          <w:rFonts w:ascii="Times New Roman" w:hAnsi="Times New Roman" w:cs="Times New Roman"/>
          <w:sz w:val="24"/>
          <w:szCs w:val="24"/>
        </w:rPr>
        <w:t xml:space="preserve">). These distinct differences in tropical cyclone frequency are evident within our findings as North Carolina crops </w:t>
      </w:r>
      <w:r w:rsidR="003641C8">
        <w:rPr>
          <w:rFonts w:ascii="Times New Roman" w:hAnsi="Times New Roman" w:cs="Times New Roman"/>
          <w:sz w:val="24"/>
          <w:szCs w:val="24"/>
        </w:rPr>
        <w:t>experience far more frequent negative deviations from expected yield in all crops when associated with excessive moisture when compared to Georgia</w:t>
      </w:r>
      <w:r>
        <w:rPr>
          <w:rFonts w:ascii="Times New Roman" w:hAnsi="Times New Roman" w:cs="Times New Roman"/>
          <w:sz w:val="24"/>
          <w:szCs w:val="24"/>
        </w:rPr>
        <w:t xml:space="preserve">. </w:t>
      </w:r>
    </w:p>
    <w:p w14:paraId="2FA25C6C" w14:textId="514FDD15" w:rsidR="002874F0" w:rsidRDefault="002874F0" w:rsidP="00AB1719">
      <w:pPr>
        <w:spacing w:after="0" w:line="360" w:lineRule="auto"/>
        <w:rPr>
          <w:rFonts w:ascii="Times New Roman" w:hAnsi="Times New Roman" w:cs="Times New Roman"/>
          <w:b/>
          <w:sz w:val="24"/>
          <w:szCs w:val="24"/>
        </w:rPr>
      </w:pPr>
      <w:r>
        <w:rPr>
          <w:rFonts w:ascii="Times New Roman" w:hAnsi="Times New Roman" w:cs="Times New Roman"/>
          <w:b/>
          <w:sz w:val="24"/>
          <w:szCs w:val="24"/>
        </w:rPr>
        <w:t>Limitations and Future Work</w:t>
      </w:r>
    </w:p>
    <w:p w14:paraId="3F0D8AF2" w14:textId="48065E16" w:rsidR="00713055" w:rsidRDefault="00713055" w:rsidP="00AB1719">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Within this work, it is important to recognize the limitations in both data and analysis. Namely, there are inconsistencies within the crop yield data collected from the USDA which limits the ability to analyze a broader scope of counties. Secondly, data collected by the USDA is primarily harvested from larger farms, which means that many smaller operations that have less capacity to respond to heat, drought, or excess moisture </w:t>
      </w:r>
      <w:ins w:id="112" w:author="Andrew Murray" w:date="2019-07-16T09:42:00Z">
        <w:r w:rsidR="007B54B8">
          <w:rPr>
            <w:rFonts w:ascii="Times New Roman" w:hAnsi="Times New Roman" w:cs="Times New Roman"/>
            <w:sz w:val="24"/>
            <w:szCs w:val="24"/>
          </w:rPr>
          <w:t>may</w:t>
        </w:r>
      </w:ins>
      <w:del w:id="113" w:author="Andrew Murray" w:date="2019-07-16T09:42:00Z">
        <w:r w:rsidDel="007B54B8">
          <w:rPr>
            <w:rFonts w:ascii="Times New Roman" w:hAnsi="Times New Roman" w:cs="Times New Roman"/>
            <w:sz w:val="24"/>
            <w:szCs w:val="24"/>
          </w:rPr>
          <w:delText>are</w:delText>
        </w:r>
      </w:del>
      <w:r>
        <w:rPr>
          <w:rFonts w:ascii="Times New Roman" w:hAnsi="Times New Roman" w:cs="Times New Roman"/>
          <w:sz w:val="24"/>
          <w:szCs w:val="24"/>
        </w:rPr>
        <w:t xml:space="preserve"> not</w:t>
      </w:r>
      <w:ins w:id="114" w:author="Andrew Murray" w:date="2019-07-16T09:42:00Z">
        <w:r w:rsidR="007B54B8">
          <w:rPr>
            <w:rFonts w:ascii="Times New Roman" w:hAnsi="Times New Roman" w:cs="Times New Roman"/>
            <w:sz w:val="24"/>
            <w:szCs w:val="24"/>
          </w:rPr>
          <w:t xml:space="preserve"> be</w:t>
        </w:r>
      </w:ins>
      <w:r>
        <w:rPr>
          <w:rFonts w:ascii="Times New Roman" w:hAnsi="Times New Roman" w:cs="Times New Roman"/>
          <w:sz w:val="24"/>
          <w:szCs w:val="24"/>
        </w:rPr>
        <w:t xml:space="preserve"> adequately captured. </w:t>
      </w:r>
      <w:r>
        <w:rPr>
          <w:rFonts w:ascii="Times New Roman" w:hAnsi="Times New Roman" w:cs="Times New Roman"/>
          <w:sz w:val="24"/>
          <w:szCs w:val="24"/>
        </w:rPr>
        <w:lastRenderedPageBreak/>
        <w:t xml:space="preserve">Similarly, for some counties in the SEUS, there are large temporal gaps within the data. This made </w:t>
      </w:r>
      <w:ins w:id="115" w:author="Andrew Murray" w:date="2019-07-16T09:43:00Z">
        <w:r w:rsidR="00D517BC">
          <w:rPr>
            <w:rFonts w:ascii="Times New Roman" w:hAnsi="Times New Roman" w:cs="Times New Roman"/>
            <w:sz w:val="24"/>
            <w:szCs w:val="24"/>
          </w:rPr>
          <w:t xml:space="preserve">a regional </w:t>
        </w:r>
      </w:ins>
      <w:r>
        <w:rPr>
          <w:rFonts w:ascii="Times New Roman" w:hAnsi="Times New Roman" w:cs="Times New Roman"/>
          <w:sz w:val="24"/>
          <w:szCs w:val="24"/>
        </w:rPr>
        <w:t xml:space="preserve">analysis of sweet </w:t>
      </w:r>
      <w:ins w:id="116" w:author="Andrew Murray" w:date="2019-07-16T09:43:00Z">
        <w:r w:rsidR="00D517BC">
          <w:rPr>
            <w:rFonts w:ascii="Times New Roman" w:hAnsi="Times New Roman" w:cs="Times New Roman"/>
            <w:sz w:val="24"/>
            <w:szCs w:val="24"/>
          </w:rPr>
          <w:t>p</w:t>
        </w:r>
      </w:ins>
      <w:del w:id="117" w:author="Andrew Murray" w:date="2019-07-16T09:43:00Z">
        <w:r w:rsidDel="00D517BC">
          <w:rPr>
            <w:rFonts w:ascii="Times New Roman" w:hAnsi="Times New Roman" w:cs="Times New Roman"/>
            <w:sz w:val="24"/>
            <w:szCs w:val="24"/>
          </w:rPr>
          <w:delText>P</w:delText>
        </w:r>
      </w:del>
      <w:r>
        <w:rPr>
          <w:rFonts w:ascii="Times New Roman" w:hAnsi="Times New Roman" w:cs="Times New Roman"/>
          <w:sz w:val="24"/>
          <w:szCs w:val="24"/>
        </w:rPr>
        <w:t>otatoes</w:t>
      </w:r>
      <w:del w:id="118" w:author="Andrew Murray" w:date="2019-07-16T09:43:00Z">
        <w:r w:rsidDel="00D517BC">
          <w:rPr>
            <w:rFonts w:ascii="Times New Roman" w:hAnsi="Times New Roman" w:cs="Times New Roman"/>
            <w:sz w:val="24"/>
            <w:szCs w:val="24"/>
          </w:rPr>
          <w:delText xml:space="preserve"> </w:delText>
        </w:r>
        <w:r w:rsidR="00B46D19" w:rsidDel="00D517BC">
          <w:rPr>
            <w:rFonts w:ascii="Times New Roman" w:hAnsi="Times New Roman" w:cs="Times New Roman"/>
            <w:sz w:val="24"/>
            <w:szCs w:val="24"/>
          </w:rPr>
          <w:delText>region</w:delText>
        </w:r>
        <w:r w:rsidDel="00D517BC">
          <w:rPr>
            <w:rFonts w:ascii="Times New Roman" w:hAnsi="Times New Roman" w:cs="Times New Roman"/>
            <w:sz w:val="24"/>
            <w:szCs w:val="24"/>
          </w:rPr>
          <w:delText>wide</w:delText>
        </w:r>
      </w:del>
      <w:r>
        <w:rPr>
          <w:rFonts w:ascii="Times New Roman" w:hAnsi="Times New Roman" w:cs="Times New Roman"/>
          <w:sz w:val="24"/>
          <w:szCs w:val="24"/>
        </w:rPr>
        <w:t xml:space="preserve"> particularly difficult and investigation into impacts in climatically diverse areas, such as the southern Appalachian Mountains, impossible. </w:t>
      </w:r>
      <w:del w:id="119" w:author="Andrew Murray" w:date="2019-07-16T09:45:00Z">
        <w:r w:rsidDel="004A6A77">
          <w:rPr>
            <w:rFonts w:ascii="Times New Roman" w:hAnsi="Times New Roman" w:cs="Times New Roman"/>
            <w:sz w:val="24"/>
            <w:szCs w:val="24"/>
          </w:rPr>
          <w:delText xml:space="preserve">Lastly, the </w:delText>
        </w:r>
        <w:commentRangeStart w:id="120"/>
        <w:r w:rsidDel="004A6A77">
          <w:rPr>
            <w:rFonts w:ascii="Times New Roman" w:hAnsi="Times New Roman" w:cs="Times New Roman"/>
            <w:sz w:val="24"/>
            <w:szCs w:val="24"/>
          </w:rPr>
          <w:delText>choice</w:delText>
        </w:r>
      </w:del>
      <w:commentRangeEnd w:id="120"/>
      <w:r w:rsidR="004F5DC5">
        <w:rPr>
          <w:rStyle w:val="CommentReference"/>
        </w:rPr>
        <w:commentReference w:id="120"/>
      </w:r>
      <w:del w:id="121" w:author="Andrew Murray" w:date="2019-07-16T09:45:00Z">
        <w:r w:rsidDel="004A6A77">
          <w:rPr>
            <w:rFonts w:ascii="Times New Roman" w:hAnsi="Times New Roman" w:cs="Times New Roman"/>
            <w:sz w:val="24"/>
            <w:szCs w:val="24"/>
          </w:rPr>
          <w:delText xml:space="preserve"> of taking spatial means of precipitation by county does limit the ability to identify</w:delText>
        </w:r>
        <w:r w:rsidR="00783E7F" w:rsidDel="004A6A77">
          <w:rPr>
            <w:rFonts w:ascii="Times New Roman" w:hAnsi="Times New Roman" w:cs="Times New Roman"/>
            <w:sz w:val="24"/>
            <w:szCs w:val="24"/>
          </w:rPr>
          <w:delText xml:space="preserve"> more localized</w:delText>
        </w:r>
        <w:r w:rsidDel="004A6A77">
          <w:rPr>
            <w:rFonts w:ascii="Times New Roman" w:hAnsi="Times New Roman" w:cs="Times New Roman"/>
            <w:sz w:val="24"/>
            <w:szCs w:val="24"/>
          </w:rPr>
          <w:delText xml:space="preserve"> extreme precipitation events. However, this methodology serves the purposes of this study better than using meteorological stations which may not accurately reflect conditions over such a broad area. </w:delText>
        </w:r>
      </w:del>
    </w:p>
    <w:p w14:paraId="412A637C" w14:textId="3C4C7E8E" w:rsidR="00B46D19" w:rsidRPr="00202824" w:rsidRDefault="00713055" w:rsidP="00AB1719">
      <w:pPr>
        <w:spacing w:after="0" w:line="360" w:lineRule="auto"/>
        <w:ind w:firstLine="720"/>
        <w:rPr>
          <w:rFonts w:ascii="Times New Roman" w:eastAsia="Times New Roman" w:hAnsi="Times New Roman" w:cs="Times New Roman"/>
          <w:i/>
          <w:sz w:val="24"/>
          <w:szCs w:val="24"/>
        </w:rPr>
      </w:pPr>
      <w:r>
        <w:rPr>
          <w:rFonts w:ascii="Times New Roman" w:hAnsi="Times New Roman" w:cs="Times New Roman"/>
          <w:sz w:val="24"/>
          <w:szCs w:val="24"/>
        </w:rPr>
        <w:t xml:space="preserve">Future climate-agricultural work in the southeast must consider the uncertainties regarding future change in the region. </w:t>
      </w:r>
      <w:r w:rsidR="00783E7F">
        <w:rPr>
          <w:rFonts w:ascii="Times New Roman" w:eastAsia="Times New Roman" w:hAnsi="Times New Roman" w:cs="Times New Roman"/>
          <w:sz w:val="24"/>
          <w:szCs w:val="24"/>
          <w:highlight w:val="white"/>
        </w:rPr>
        <w:t>Recognized as a “warming hole,”</w:t>
      </w:r>
      <w:r w:rsidR="00BF507D" w:rsidRPr="000E5E16">
        <w:rPr>
          <w:rFonts w:ascii="Times New Roman" w:eastAsia="Times New Roman" w:hAnsi="Times New Roman" w:cs="Times New Roman"/>
          <w:sz w:val="24"/>
          <w:szCs w:val="24"/>
          <w:highlight w:val="white"/>
        </w:rPr>
        <w:t xml:space="preserve"> the SEUS experienced a slight cooling trend in the second half of the twentieth century (Ellenburg et al., 2016; Meehl et al., 2015). Much debate surrounds the possible attributable factors that have caused this anomalous regional phenomenon with explanations ranging from increased aerosols and clouds (Weber et al., 2007) to </w:t>
      </w:r>
      <w:commentRangeStart w:id="122"/>
      <w:r w:rsidR="00BF507D" w:rsidRPr="000E5E16">
        <w:rPr>
          <w:rFonts w:ascii="Times New Roman" w:eastAsia="Times New Roman" w:hAnsi="Times New Roman" w:cs="Times New Roman"/>
          <w:sz w:val="24"/>
          <w:szCs w:val="24"/>
          <w:highlight w:val="white"/>
        </w:rPr>
        <w:t>internal variability in sea surface temperatures</w:t>
      </w:r>
      <w:commentRangeEnd w:id="122"/>
      <w:r w:rsidR="003C054B">
        <w:rPr>
          <w:rStyle w:val="CommentReference"/>
        </w:rPr>
        <w:commentReference w:id="122"/>
      </w:r>
      <w:r w:rsidR="00BF507D" w:rsidRPr="000E5E16">
        <w:rPr>
          <w:rFonts w:ascii="Times New Roman" w:eastAsia="Times New Roman" w:hAnsi="Times New Roman" w:cs="Times New Roman"/>
          <w:sz w:val="24"/>
          <w:szCs w:val="24"/>
          <w:highlight w:val="white"/>
        </w:rPr>
        <w:t xml:space="preserve"> and atmospheric circulation patterns (Kumar &amp; Wang, 2015; Kunkel et al., 2006). However, recent studies suggest a</w:t>
      </w:r>
      <w:r w:rsidR="00BF507D">
        <w:rPr>
          <w:rFonts w:ascii="Times New Roman" w:eastAsia="Times New Roman" w:hAnsi="Times New Roman" w:cs="Times New Roman"/>
          <w:sz w:val="24"/>
          <w:szCs w:val="24"/>
          <w:highlight w:val="white"/>
        </w:rPr>
        <w:t xml:space="preserve"> </w:t>
      </w:r>
      <w:del w:id="123" w:author="Andrew Murray" w:date="2019-07-16T09:49:00Z">
        <w:r w:rsidR="00BF507D" w:rsidDel="00E12172">
          <w:rPr>
            <w:rFonts w:ascii="Times New Roman" w:eastAsia="Times New Roman" w:hAnsi="Times New Roman" w:cs="Times New Roman"/>
            <w:sz w:val="24"/>
            <w:szCs w:val="24"/>
            <w:highlight w:val="white"/>
          </w:rPr>
          <w:delText xml:space="preserve">recent </w:delText>
        </w:r>
      </w:del>
      <w:r w:rsidR="00BF507D">
        <w:rPr>
          <w:rFonts w:ascii="Times New Roman" w:eastAsia="Times New Roman" w:hAnsi="Times New Roman" w:cs="Times New Roman"/>
          <w:sz w:val="24"/>
          <w:szCs w:val="24"/>
          <w:highlight w:val="white"/>
        </w:rPr>
        <w:t xml:space="preserve">reversal </w:t>
      </w:r>
      <w:del w:id="124" w:author="Andrew Murray" w:date="2019-07-16T09:49:00Z">
        <w:r w:rsidR="00BF507D" w:rsidDel="00E12172">
          <w:rPr>
            <w:rFonts w:ascii="Times New Roman" w:eastAsia="Times New Roman" w:hAnsi="Times New Roman" w:cs="Times New Roman"/>
            <w:sz w:val="24"/>
            <w:szCs w:val="24"/>
            <w:highlight w:val="white"/>
          </w:rPr>
          <w:delText>with a</w:delText>
        </w:r>
      </w:del>
      <w:ins w:id="125" w:author="Andrew Murray" w:date="2019-07-16T09:49:00Z">
        <w:r w:rsidR="00E12172">
          <w:rPr>
            <w:rFonts w:ascii="Times New Roman" w:eastAsia="Times New Roman" w:hAnsi="Times New Roman" w:cs="Times New Roman"/>
            <w:sz w:val="24"/>
            <w:szCs w:val="24"/>
            <w:highlight w:val="white"/>
          </w:rPr>
          <w:t>in the</w:t>
        </w:r>
      </w:ins>
      <w:r w:rsidR="00BF507D" w:rsidRPr="000E5E16">
        <w:rPr>
          <w:rFonts w:ascii="Times New Roman" w:eastAsia="Times New Roman" w:hAnsi="Times New Roman" w:cs="Times New Roman"/>
          <w:sz w:val="24"/>
          <w:szCs w:val="24"/>
          <w:highlight w:val="white"/>
        </w:rPr>
        <w:t xml:space="preserve"> regional warming trend </w:t>
      </w:r>
      <w:del w:id="126" w:author="Andrew Murray" w:date="2019-07-16T09:49:00Z">
        <w:r w:rsidR="00BF507D" w:rsidRPr="000E5E16" w:rsidDel="005C50FC">
          <w:rPr>
            <w:rFonts w:ascii="Times New Roman" w:eastAsia="Times New Roman" w:hAnsi="Times New Roman" w:cs="Times New Roman"/>
            <w:sz w:val="24"/>
            <w:szCs w:val="24"/>
            <w:highlight w:val="white"/>
          </w:rPr>
          <w:delText xml:space="preserve">since </w:delText>
        </w:r>
      </w:del>
      <w:ins w:id="127" w:author="Andrew Murray" w:date="2019-07-16T09:50:00Z">
        <w:r w:rsidR="003929C8">
          <w:rPr>
            <w:rFonts w:ascii="Times New Roman" w:eastAsia="Times New Roman" w:hAnsi="Times New Roman" w:cs="Times New Roman"/>
            <w:sz w:val="24"/>
            <w:szCs w:val="24"/>
            <w:highlight w:val="white"/>
          </w:rPr>
          <w:t xml:space="preserve">beginning </w:t>
        </w:r>
      </w:ins>
      <w:ins w:id="128" w:author="Andrew Murray" w:date="2019-07-16T09:49:00Z">
        <w:r w:rsidR="005C50FC">
          <w:rPr>
            <w:rFonts w:ascii="Times New Roman" w:eastAsia="Times New Roman" w:hAnsi="Times New Roman" w:cs="Times New Roman"/>
            <w:sz w:val="24"/>
            <w:szCs w:val="24"/>
            <w:highlight w:val="white"/>
          </w:rPr>
          <w:t>in</w:t>
        </w:r>
        <w:r w:rsidR="005C50FC" w:rsidRPr="000E5E16">
          <w:rPr>
            <w:rFonts w:ascii="Times New Roman" w:eastAsia="Times New Roman" w:hAnsi="Times New Roman" w:cs="Times New Roman"/>
            <w:sz w:val="24"/>
            <w:szCs w:val="24"/>
            <w:highlight w:val="white"/>
          </w:rPr>
          <w:t xml:space="preserve"> </w:t>
        </w:r>
      </w:ins>
      <w:r w:rsidR="00BF507D" w:rsidRPr="000E5E16">
        <w:rPr>
          <w:rFonts w:ascii="Times New Roman" w:eastAsia="Times New Roman" w:hAnsi="Times New Roman" w:cs="Times New Roman"/>
          <w:sz w:val="24"/>
          <w:szCs w:val="24"/>
          <w:highlight w:val="white"/>
        </w:rPr>
        <w:t xml:space="preserve">the 1970s (Meehl et al., 2015; Kunkel et al., 2013). </w:t>
      </w:r>
      <w:r w:rsidR="00BF507D">
        <w:rPr>
          <w:rFonts w:ascii="Times New Roman" w:eastAsia="Times New Roman" w:hAnsi="Times New Roman" w:cs="Times New Roman"/>
          <w:sz w:val="24"/>
          <w:szCs w:val="24"/>
          <w:highlight w:val="white"/>
        </w:rPr>
        <w:t xml:space="preserve">Similar uncertainties remain regarding trends in southeastern precipitation </w:t>
      </w:r>
      <w:r w:rsidR="00BF507D" w:rsidRPr="000E5E16">
        <w:rPr>
          <w:rFonts w:ascii="Times New Roman" w:eastAsia="Times New Roman" w:hAnsi="Times New Roman" w:cs="Times New Roman"/>
          <w:sz w:val="24"/>
          <w:szCs w:val="24"/>
          <w:highlight w:val="white"/>
        </w:rPr>
        <w:t xml:space="preserve">(Knox </w:t>
      </w:r>
      <w:r w:rsidR="00BF507D">
        <w:rPr>
          <w:rFonts w:ascii="Times New Roman" w:eastAsia="Times New Roman" w:hAnsi="Times New Roman" w:cs="Times New Roman"/>
          <w:sz w:val="24"/>
          <w:szCs w:val="24"/>
          <w:highlight w:val="white"/>
        </w:rPr>
        <w:t xml:space="preserve">et al., 2014). Research </w:t>
      </w:r>
      <w:r w:rsidR="00BF507D" w:rsidRPr="000E5E16">
        <w:rPr>
          <w:rFonts w:ascii="Times New Roman" w:eastAsia="Times New Roman" w:hAnsi="Times New Roman" w:cs="Times New Roman"/>
          <w:sz w:val="24"/>
          <w:szCs w:val="24"/>
          <w:highlight w:val="white"/>
        </w:rPr>
        <w:t xml:space="preserve">suggests that the southeast has experienced </w:t>
      </w:r>
      <w:r w:rsidR="00BF507D">
        <w:rPr>
          <w:rFonts w:ascii="Times New Roman" w:eastAsia="Times New Roman" w:hAnsi="Times New Roman" w:cs="Times New Roman"/>
          <w:sz w:val="24"/>
          <w:szCs w:val="24"/>
          <w:highlight w:val="white"/>
        </w:rPr>
        <w:t>distinct seasonal trends in overall precipitation</w:t>
      </w:r>
      <w:r>
        <w:rPr>
          <w:rFonts w:ascii="Times New Roman" w:eastAsia="Times New Roman" w:hAnsi="Times New Roman" w:cs="Times New Roman"/>
          <w:sz w:val="24"/>
          <w:szCs w:val="24"/>
          <w:highlight w:val="white"/>
        </w:rPr>
        <w:t xml:space="preserve"> and an</w:t>
      </w:r>
      <w:r w:rsidR="00BF507D" w:rsidRPr="000E5E16">
        <w:rPr>
          <w:rFonts w:ascii="Times New Roman" w:eastAsia="Times New Roman" w:hAnsi="Times New Roman" w:cs="Times New Roman"/>
          <w:sz w:val="24"/>
          <w:szCs w:val="24"/>
          <w:highlight w:val="white"/>
        </w:rPr>
        <w:t xml:space="preserve"> increase in the frequency of extreme precipitation days with events becoming more intense, albeit with shorter durations (Powell &amp; Keim, 2015; Groisman et al, 2001).</w:t>
      </w:r>
      <w:r w:rsidR="00202824">
        <w:rPr>
          <w:rFonts w:ascii="Times New Roman" w:eastAsia="Times New Roman" w:hAnsi="Times New Roman" w:cs="Times New Roman"/>
          <w:sz w:val="24"/>
          <w:szCs w:val="24"/>
        </w:rPr>
        <w:t xml:space="preserve"> </w:t>
      </w:r>
      <w:r w:rsidR="00202824" w:rsidRPr="003641C8">
        <w:rPr>
          <w:rFonts w:ascii="Times New Roman" w:eastAsia="Times New Roman" w:hAnsi="Times New Roman" w:cs="Times New Roman"/>
          <w:i/>
          <w:sz w:val="24"/>
          <w:szCs w:val="24"/>
          <w:highlight w:val="yellow"/>
        </w:rPr>
        <w:t>Mention here how our findings suggest that with future warming and an end to the “warming hole” will mean even more damage for crops in the southeast going forward…..</w:t>
      </w:r>
      <w:r w:rsidR="00B46D19" w:rsidRPr="003641C8">
        <w:rPr>
          <w:rFonts w:ascii="Times New Roman" w:eastAsia="Times New Roman" w:hAnsi="Times New Roman" w:cs="Times New Roman"/>
          <w:i/>
          <w:sz w:val="24"/>
          <w:szCs w:val="24"/>
          <w:highlight w:val="yellow"/>
        </w:rPr>
        <w:t>.</w:t>
      </w:r>
      <w:r w:rsidR="00B46D19">
        <w:rPr>
          <w:rFonts w:ascii="Times New Roman" w:eastAsia="Times New Roman" w:hAnsi="Times New Roman" w:cs="Times New Roman"/>
          <w:i/>
          <w:sz w:val="24"/>
          <w:szCs w:val="24"/>
        </w:rPr>
        <w:t xml:space="preserve"> </w:t>
      </w:r>
    </w:p>
    <w:p w14:paraId="7500A971" w14:textId="6AEE160C" w:rsidR="00531A4F" w:rsidRDefault="006714C6" w:rsidP="00AB1719">
      <w:pPr>
        <w:spacing w:after="0" w:line="360" w:lineRule="auto"/>
        <w:rPr>
          <w:rFonts w:ascii="Times New Roman" w:hAnsi="Times New Roman" w:cs="Times New Roman"/>
          <w:b/>
          <w:sz w:val="24"/>
          <w:szCs w:val="24"/>
        </w:rPr>
      </w:pPr>
      <w:r>
        <w:rPr>
          <w:rFonts w:ascii="Times New Roman" w:hAnsi="Times New Roman" w:cs="Times New Roman"/>
          <w:b/>
          <w:sz w:val="24"/>
          <w:szCs w:val="24"/>
        </w:rPr>
        <w:t>Conclusion</w:t>
      </w:r>
    </w:p>
    <w:p w14:paraId="7C1009FF" w14:textId="2239FAE5" w:rsidR="005A752D" w:rsidRDefault="005A752D" w:rsidP="00E41BEC">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008F7424">
        <w:rPr>
          <w:rFonts w:ascii="Times New Roman" w:hAnsi="Times New Roman" w:cs="Times New Roman"/>
          <w:sz w:val="24"/>
          <w:szCs w:val="24"/>
        </w:rPr>
        <w:t xml:space="preserve">Understanding responses of </w:t>
      </w:r>
      <w:commentRangeStart w:id="129"/>
      <w:ins w:id="130" w:author="Andrew Murray" w:date="2019-07-16T09:53:00Z">
        <w:r w:rsidR="008A3A4E">
          <w:rPr>
            <w:rFonts w:ascii="Times New Roman" w:hAnsi="Times New Roman" w:cs="Times New Roman"/>
            <w:sz w:val="24"/>
            <w:szCs w:val="24"/>
          </w:rPr>
          <w:t xml:space="preserve">major and </w:t>
        </w:r>
      </w:ins>
      <w:r w:rsidR="008F7424">
        <w:rPr>
          <w:rFonts w:ascii="Times New Roman" w:hAnsi="Times New Roman" w:cs="Times New Roman"/>
          <w:sz w:val="24"/>
          <w:szCs w:val="24"/>
        </w:rPr>
        <w:t xml:space="preserve">regional </w:t>
      </w:r>
      <w:commentRangeEnd w:id="129"/>
      <w:r w:rsidR="008A3A4E">
        <w:rPr>
          <w:rStyle w:val="CommentReference"/>
        </w:rPr>
        <w:commentReference w:id="129"/>
      </w:r>
      <w:del w:id="131" w:author="Andrew Murray" w:date="2019-07-16T09:54:00Z">
        <w:r w:rsidR="008F7424" w:rsidDel="008A3A4E">
          <w:rPr>
            <w:rFonts w:ascii="Times New Roman" w:hAnsi="Times New Roman" w:cs="Times New Roman"/>
            <w:sz w:val="24"/>
            <w:szCs w:val="24"/>
          </w:rPr>
          <w:delText xml:space="preserve">and specialty </w:delText>
        </w:r>
      </w:del>
      <w:r w:rsidR="008F7424">
        <w:rPr>
          <w:rFonts w:ascii="Times New Roman" w:hAnsi="Times New Roman" w:cs="Times New Roman"/>
          <w:sz w:val="24"/>
          <w:szCs w:val="24"/>
        </w:rPr>
        <w:t xml:space="preserve">crop yields to climate variability is crucial to addressing the future needs of farmers and the agricultural industry at a finer spatial scale. Our study helps further this effort by assessing the relationship between temperature and precipitation anomalies over the growing season for a variety of regional (cotton, peanuts, sweet potatoes) and major (corn, soybeans) </w:t>
      </w:r>
      <w:r w:rsidR="00D1314B">
        <w:rPr>
          <w:rFonts w:ascii="Times New Roman" w:hAnsi="Times New Roman" w:cs="Times New Roman"/>
          <w:sz w:val="24"/>
          <w:szCs w:val="24"/>
        </w:rPr>
        <w:t xml:space="preserve">crops </w:t>
      </w:r>
      <w:r w:rsidR="008F7424">
        <w:rPr>
          <w:rFonts w:ascii="Times New Roman" w:hAnsi="Times New Roman" w:cs="Times New Roman"/>
          <w:sz w:val="24"/>
          <w:szCs w:val="24"/>
        </w:rPr>
        <w:t xml:space="preserve">at a county-scale in the SEUS. </w:t>
      </w:r>
      <w:r w:rsidR="00D1314B">
        <w:rPr>
          <w:rFonts w:ascii="Times New Roman" w:hAnsi="Times New Roman" w:cs="Times New Roman"/>
          <w:sz w:val="24"/>
          <w:szCs w:val="24"/>
        </w:rPr>
        <w:t xml:space="preserve">Our findings </w:t>
      </w:r>
      <w:r w:rsidR="00E41BEC">
        <w:rPr>
          <w:rFonts w:ascii="Times New Roman" w:hAnsi="Times New Roman" w:cs="Times New Roman"/>
          <w:sz w:val="24"/>
          <w:szCs w:val="24"/>
        </w:rPr>
        <w:t xml:space="preserve">help </w:t>
      </w:r>
      <w:r w:rsidR="00D1314B">
        <w:rPr>
          <w:rFonts w:ascii="Times New Roman" w:hAnsi="Times New Roman" w:cs="Times New Roman"/>
          <w:sz w:val="24"/>
          <w:szCs w:val="24"/>
        </w:rPr>
        <w:t>reaffirm the associations between excess heat and precipitation extremes within the growing season but also illustrate the substantial spatiotemporal variability in the magnitude of these effects.</w:t>
      </w:r>
      <w:r w:rsidR="00E41BEC">
        <w:rPr>
          <w:rFonts w:ascii="Times New Roman" w:hAnsi="Times New Roman" w:cs="Times New Roman"/>
          <w:sz w:val="24"/>
          <w:szCs w:val="24"/>
        </w:rPr>
        <w:t xml:space="preserve"> Notably, our results highlight that excess moisture associated </w:t>
      </w:r>
      <w:r w:rsidR="00E41BEC">
        <w:rPr>
          <w:rFonts w:ascii="Times New Roman" w:hAnsi="Times New Roman" w:cs="Times New Roman"/>
          <w:sz w:val="24"/>
          <w:szCs w:val="24"/>
        </w:rPr>
        <w:lastRenderedPageBreak/>
        <w:t xml:space="preserve">with higher than normal temperatures in the growing season can be equally detrimental to crop success in the SEUS as seasons associated with drought-like conditions. The timing of meteorological and climatic “shocks” to the agricultural industry are critical to furthering the understanding of the inherent relationship shared between crop yields and interannual climate variability. Moving forward, research would benefit from considering these climatological complexities, especially when analyzing agriculture at a finer spatial scale. </w:t>
      </w:r>
    </w:p>
    <w:p w14:paraId="0A8F554F" w14:textId="77777777" w:rsidR="005A752D" w:rsidRDefault="005A752D" w:rsidP="003641C8">
      <w:pPr>
        <w:spacing w:after="0" w:line="360" w:lineRule="auto"/>
        <w:rPr>
          <w:rFonts w:ascii="Times New Roman" w:hAnsi="Times New Roman" w:cs="Times New Roman"/>
          <w:sz w:val="24"/>
          <w:szCs w:val="24"/>
        </w:rPr>
      </w:pPr>
    </w:p>
    <w:p w14:paraId="0AF73AAD" w14:textId="3B3700D9" w:rsidR="006714C6" w:rsidRDefault="006714C6" w:rsidP="00AB1719">
      <w:pPr>
        <w:spacing w:after="0" w:line="360" w:lineRule="auto"/>
        <w:rPr>
          <w:rFonts w:ascii="Times New Roman" w:hAnsi="Times New Roman" w:cs="Times New Roman"/>
          <w:b/>
          <w:sz w:val="24"/>
          <w:szCs w:val="24"/>
        </w:rPr>
      </w:pPr>
      <w:r w:rsidRPr="006714C6">
        <w:rPr>
          <w:rFonts w:ascii="Times New Roman" w:hAnsi="Times New Roman" w:cs="Times New Roman"/>
          <w:b/>
          <w:sz w:val="24"/>
          <w:szCs w:val="24"/>
        </w:rPr>
        <w:t>References</w:t>
      </w:r>
    </w:p>
    <w:p w14:paraId="2AF34EC1" w14:textId="77777777" w:rsidR="00BA152B" w:rsidRDefault="00BA152B" w:rsidP="00BA152B">
      <w:pPr>
        <w:pStyle w:val="NormalWeb"/>
        <w:ind w:left="480" w:hanging="480"/>
      </w:pPr>
      <w:r>
        <w:t xml:space="preserve">Adams, R. M., Fleming, R. A., Chang, C.-C., McCarl, B. A., &amp; Rosenzweig, C. (1995). A reassessment of the economic effects of global climate change on U.S. agriculture. </w:t>
      </w:r>
      <w:r>
        <w:rPr>
          <w:i/>
          <w:iCs/>
        </w:rPr>
        <w:t>Climatic Change</w:t>
      </w:r>
      <w:r>
        <w:t xml:space="preserve">, </w:t>
      </w:r>
      <w:r>
        <w:rPr>
          <w:i/>
          <w:iCs/>
        </w:rPr>
        <w:t>30</w:t>
      </w:r>
      <w:r>
        <w:t>(2), 147–167. https://doi.org/10.1007/BF01091839</w:t>
      </w:r>
    </w:p>
    <w:p w14:paraId="4FB93EAC" w14:textId="24167BF1" w:rsidR="00BA152B" w:rsidRDefault="00BA152B" w:rsidP="00BA152B">
      <w:pPr>
        <w:pStyle w:val="NormalWeb"/>
        <w:ind w:left="480" w:hanging="480"/>
      </w:pPr>
      <w:r>
        <w:t xml:space="preserve"> Adams, R. M., Hurd, B. H., Lenhart, S., &amp; Neil Leary. (1998). Effects of global climate change on agricu</w:t>
      </w:r>
      <w:r w:rsidR="00003BE4">
        <w:t>lture: an interpretative review</w:t>
      </w:r>
      <w:r>
        <w:t xml:space="preserve">. </w:t>
      </w:r>
      <w:r>
        <w:rPr>
          <w:i/>
          <w:iCs/>
        </w:rPr>
        <w:t>Climate Research</w:t>
      </w:r>
      <w:r>
        <w:t xml:space="preserve">, </w:t>
      </w:r>
      <w:r>
        <w:rPr>
          <w:i/>
          <w:iCs/>
        </w:rPr>
        <w:t>11</w:t>
      </w:r>
      <w:r>
        <w:t>(1), 19–30. Retrieved from https://www.int-res.com/abstracts/cr/v11/n1/p19-30/</w:t>
      </w:r>
    </w:p>
    <w:p w14:paraId="10A6365C" w14:textId="77777777" w:rsidR="00BA152B" w:rsidRDefault="00BA152B" w:rsidP="00BA152B">
      <w:pPr>
        <w:pStyle w:val="NormalWeb"/>
        <w:ind w:left="480" w:hanging="480"/>
      </w:pPr>
      <w:r>
        <w:t xml:space="preserve">Annan, F., &amp; Schlenker, W. (2015). Federal Crop Insurance and the Disincentive to Adapt to Extreme Heat. </w:t>
      </w:r>
      <w:r>
        <w:rPr>
          <w:i/>
          <w:iCs/>
        </w:rPr>
        <w:t>American Economic Review</w:t>
      </w:r>
      <w:r>
        <w:t xml:space="preserve">. </w:t>
      </w:r>
      <w:hyperlink r:id="rId9" w:history="1">
        <w:r w:rsidRPr="00E125B8">
          <w:rPr>
            <w:rStyle w:val="Hyperlink"/>
          </w:rPr>
          <w:t>https://doi.org/10.1257/aer.p20151031</w:t>
        </w:r>
      </w:hyperlink>
    </w:p>
    <w:p w14:paraId="765D1DC1" w14:textId="77777777" w:rsidR="00671614" w:rsidRDefault="00BA152B" w:rsidP="00671614">
      <w:pPr>
        <w:pStyle w:val="NormalWeb"/>
        <w:ind w:left="480" w:hanging="480"/>
      </w:pPr>
      <w:r w:rsidRPr="00561E5B">
        <w:t xml:space="preserve">Asseng, S., Ewert, F., Rosenzweig, C., Jones, J. W., Hatfield, J. L., Ruane, A. C., … Wolf, J. (2013). Uncertainty in simulating wheat yields under climate change. </w:t>
      </w:r>
      <w:r w:rsidRPr="00561E5B">
        <w:rPr>
          <w:i/>
          <w:iCs/>
        </w:rPr>
        <w:t>Nature Climate Change</w:t>
      </w:r>
      <w:r w:rsidRPr="00561E5B">
        <w:t xml:space="preserve">, </w:t>
      </w:r>
      <w:r w:rsidRPr="00561E5B">
        <w:rPr>
          <w:i/>
          <w:iCs/>
        </w:rPr>
        <w:t>3</w:t>
      </w:r>
      <w:r w:rsidRPr="00561E5B">
        <w:t>, 827. Retrieved from https://doi.org/10.1038/nclimate1916</w:t>
      </w:r>
      <w:r w:rsidR="00671614" w:rsidRPr="00671614">
        <w:t xml:space="preserve"> </w:t>
      </w:r>
    </w:p>
    <w:p w14:paraId="53803426" w14:textId="00065707" w:rsidR="00BA152B" w:rsidRPr="00EE1BB0" w:rsidRDefault="00671614" w:rsidP="00671614">
      <w:pPr>
        <w:pStyle w:val="NormalWeb"/>
        <w:ind w:left="480" w:hanging="480"/>
      </w:pPr>
      <w:r>
        <w:t xml:space="preserve">Asseng, S. (2013). Agriculture and Climate Change in the Southeast USA. In K. T. Ingram, K. Dow, L. Carter, &amp; J. Anderson (Eds.), </w:t>
      </w:r>
      <w:r>
        <w:rPr>
          <w:i/>
          <w:iCs/>
        </w:rPr>
        <w:t>Climate of the Southeast United States: Variability, Change, Impacts, and Vulnerability</w:t>
      </w:r>
      <w:r>
        <w:t xml:space="preserve"> (pp. 128–164). Washington, DC: Island Press/Center for Resource Economics. https://doi.org/10.5822/978-1-61091-509-0_7</w:t>
      </w:r>
    </w:p>
    <w:p w14:paraId="785D6FA4" w14:textId="019531FB" w:rsidR="00BA152B" w:rsidRDefault="00BA152B" w:rsidP="00BA152B">
      <w:pPr>
        <w:pStyle w:val="NormalWeb"/>
        <w:ind w:left="480" w:hanging="480"/>
      </w:pPr>
      <w:r>
        <w:t xml:space="preserve">Cho, S. J., &amp; McCarl, B. A. (2017). Climate change influences on crop mix shifts in the United States. </w:t>
      </w:r>
      <w:r>
        <w:rPr>
          <w:i/>
          <w:iCs/>
        </w:rPr>
        <w:t>Scientific Reports</w:t>
      </w:r>
      <w:r>
        <w:t xml:space="preserve">. </w:t>
      </w:r>
      <w:hyperlink r:id="rId10" w:history="1">
        <w:r w:rsidR="00123768" w:rsidRPr="00B4414A">
          <w:rPr>
            <w:rStyle w:val="Hyperlink"/>
          </w:rPr>
          <w:t>https://doi.org/10.1038/srep40845</w:t>
        </w:r>
      </w:hyperlink>
    </w:p>
    <w:p w14:paraId="294322A3" w14:textId="7E382DFD" w:rsidR="00123768" w:rsidRPr="00123768" w:rsidRDefault="00123768" w:rsidP="00123768">
      <w:pPr>
        <w:spacing w:before="100" w:beforeAutospacing="1" w:after="100" w:afterAutospacing="1" w:line="240" w:lineRule="auto"/>
        <w:ind w:left="480" w:hanging="480"/>
        <w:rPr>
          <w:rFonts w:ascii="Times New Roman" w:eastAsia="Times New Roman" w:hAnsi="Times New Roman" w:cs="Times New Roman"/>
          <w:sz w:val="24"/>
          <w:szCs w:val="24"/>
          <w:lang w:eastAsia="zh-CN"/>
        </w:rPr>
      </w:pPr>
      <w:r w:rsidRPr="00123768">
        <w:rPr>
          <w:rFonts w:ascii="Times New Roman" w:eastAsia="Times New Roman" w:hAnsi="Times New Roman" w:cs="Times New Roman"/>
          <w:sz w:val="24"/>
          <w:szCs w:val="24"/>
          <w:lang w:eastAsia="zh-CN"/>
        </w:rPr>
        <w:t xml:space="preserve">Daly, C., Halbleib, M., Smith, J. I., Gibson, W. P., Doggett, M. K., Taylor, G. H., … Pasteris, P. P. (2008). Physiographically sensitive mapping of climatological temperature and precipitation across the conterminous United States. </w:t>
      </w:r>
      <w:r w:rsidRPr="00123768">
        <w:rPr>
          <w:rFonts w:ascii="Times New Roman" w:eastAsia="Times New Roman" w:hAnsi="Times New Roman" w:cs="Times New Roman"/>
          <w:i/>
          <w:iCs/>
          <w:sz w:val="24"/>
          <w:szCs w:val="24"/>
          <w:lang w:eastAsia="zh-CN"/>
        </w:rPr>
        <w:t>International Journal of Climatology</w:t>
      </w:r>
      <w:r w:rsidRPr="00123768">
        <w:rPr>
          <w:rFonts w:ascii="Times New Roman" w:eastAsia="Times New Roman" w:hAnsi="Times New Roman" w:cs="Times New Roman"/>
          <w:sz w:val="24"/>
          <w:szCs w:val="24"/>
          <w:lang w:eastAsia="zh-CN"/>
        </w:rPr>
        <w:t>. https://doi.org/10.1002/joc.1688</w:t>
      </w:r>
    </w:p>
    <w:p w14:paraId="07301238" w14:textId="7B6738C5" w:rsidR="00BA152B" w:rsidRDefault="00BA152B" w:rsidP="00BA152B">
      <w:pPr>
        <w:pStyle w:val="NormalWeb"/>
        <w:ind w:left="480" w:hanging="480"/>
      </w:pPr>
      <w:r>
        <w:t xml:space="preserve">Doll, J. E., Petersen, B., &amp; Bode, C. (2017). Skeptical but Adapting: What Midwestern Farmers Say about Climate Change. </w:t>
      </w:r>
      <w:r>
        <w:rPr>
          <w:i/>
          <w:iCs/>
        </w:rPr>
        <w:t>Weather, Climate, and Society</w:t>
      </w:r>
      <w:r>
        <w:t xml:space="preserve">. </w:t>
      </w:r>
      <w:hyperlink r:id="rId11" w:history="1">
        <w:r w:rsidRPr="00E125B8">
          <w:rPr>
            <w:rStyle w:val="Hyperlink"/>
          </w:rPr>
          <w:t>https://doi.org/10.1175/wcas-d-16-0110.1</w:t>
        </w:r>
      </w:hyperlink>
      <w:r w:rsidRPr="00EE1BB0">
        <w:t xml:space="preserve"> </w:t>
      </w:r>
    </w:p>
    <w:p w14:paraId="728A3379" w14:textId="77777777" w:rsidR="004D56DA" w:rsidRDefault="004D56DA" w:rsidP="004D56DA">
      <w:pPr>
        <w:pStyle w:val="NormalWeb"/>
        <w:ind w:left="480" w:hanging="480"/>
      </w:pPr>
      <w:r>
        <w:lastRenderedPageBreak/>
        <w:t xml:space="preserve">Ellenburg, W. L., McNider, R. T., Cruise, J. F., &amp; Christy, J. R. (2016). Towards an Understanding of the Twentieth-Century Cooling Trend in the Southeastern United States: Biogeophysical Impacts of Land-Use Change. </w:t>
      </w:r>
      <w:r>
        <w:rPr>
          <w:i/>
          <w:iCs/>
        </w:rPr>
        <w:t>Earth Interactions</w:t>
      </w:r>
      <w:r>
        <w:t xml:space="preserve">, </w:t>
      </w:r>
      <w:r>
        <w:rPr>
          <w:i/>
          <w:iCs/>
        </w:rPr>
        <w:t>20</w:t>
      </w:r>
      <w:r>
        <w:t>(18), 1–31. https://doi.org/10.1175/EI-D-15-0038.1</w:t>
      </w:r>
    </w:p>
    <w:p w14:paraId="41F9CF4F" w14:textId="1920D1F2" w:rsidR="004D56DA" w:rsidRDefault="004D56DA" w:rsidP="004D56DA">
      <w:pPr>
        <w:pStyle w:val="NormalWeb"/>
        <w:ind w:left="480" w:hanging="480"/>
      </w:pPr>
      <w:r>
        <w:t xml:space="preserve">Groisman, P. Y., Knight, R. W., &amp; Karl, T. R. (2001). Heavy Precipitation and High Streamflow in the Contiguous United States: Trends in the Twentieth Century. </w:t>
      </w:r>
      <w:r>
        <w:rPr>
          <w:i/>
          <w:iCs/>
        </w:rPr>
        <w:t>Bulletin of the American Meteorological Society</w:t>
      </w:r>
      <w:r>
        <w:t xml:space="preserve">, </w:t>
      </w:r>
      <w:r>
        <w:rPr>
          <w:i/>
          <w:iCs/>
        </w:rPr>
        <w:t>82</w:t>
      </w:r>
      <w:r>
        <w:t>(2), 219–246. https://doi.org/10.1175/1520-0477(2001)082&lt;0219:HPAHSI&gt;2.3.CO;2</w:t>
      </w:r>
    </w:p>
    <w:p w14:paraId="760E6B3E" w14:textId="723F0792" w:rsidR="00671614" w:rsidRDefault="00671614" w:rsidP="00671614">
      <w:pPr>
        <w:pStyle w:val="NormalWeb"/>
        <w:ind w:left="480" w:hanging="480"/>
      </w:pPr>
      <w:r>
        <w:t xml:space="preserve">Hansen, J. W., Hodges, A. W., &amp; Jones, J. W. (1998). ENSO influences on agriculture in the southeastern United States. </w:t>
      </w:r>
      <w:r>
        <w:rPr>
          <w:i/>
          <w:iCs/>
        </w:rPr>
        <w:t>Journal of Climate</w:t>
      </w:r>
      <w:r>
        <w:t xml:space="preserve">. </w:t>
      </w:r>
      <w:hyperlink r:id="rId12" w:history="1">
        <w:r w:rsidRPr="00E125B8">
          <w:rPr>
            <w:rStyle w:val="Hyperlink"/>
          </w:rPr>
          <w:t>https://doi.org/10.1175/1520-0442(1998)011&lt;0404:EIOAIT&gt;2.0.CO;2</w:t>
        </w:r>
      </w:hyperlink>
    </w:p>
    <w:p w14:paraId="0B3B23B5" w14:textId="6151A8B0" w:rsidR="00671614" w:rsidRDefault="00671614" w:rsidP="00671614">
      <w:pPr>
        <w:pStyle w:val="NormalWeb"/>
        <w:ind w:left="480" w:hanging="480"/>
      </w:pPr>
      <w:r>
        <w:t>Hatfield, J. L., K. J. Boote, B. A. Kimball, L. H. Ziska, R. C. Izaurralde, D. Ort, A. M. Thomson, and D. Wolfe. 2011. Climate Impacts on Agriculture: Implications for Crop Production. Agron. J. 103:351-370. doi:10.2134/agronj2010.0303</w:t>
      </w:r>
    </w:p>
    <w:p w14:paraId="14C15137" w14:textId="27D89C5D" w:rsidR="004812BF" w:rsidRDefault="004812BF" w:rsidP="00671614">
      <w:pPr>
        <w:pStyle w:val="NormalWeb"/>
        <w:ind w:left="480" w:hanging="480"/>
      </w:pPr>
      <w:r>
        <w:t>Janiskee, Robert L."</w:t>
      </w:r>
      <w:r w:rsidRPr="004812BF">
        <w:t>Storm of the Century": Hurricane Hugo and its Impact on South Carolina." Southeastern Geographer, vol. 30 no. 1, 1990, pp. 63-67. Project MUSE, doi:10.1353/sgo.1990.0000</w:t>
      </w:r>
    </w:p>
    <w:p w14:paraId="3BF35A20" w14:textId="48BCF799" w:rsidR="006821EB" w:rsidRPr="006821EB" w:rsidRDefault="006821EB" w:rsidP="006821EB">
      <w:pPr>
        <w:spacing w:before="100" w:beforeAutospacing="1" w:after="100" w:afterAutospacing="1" w:line="240" w:lineRule="auto"/>
        <w:ind w:left="480" w:hanging="480"/>
        <w:rPr>
          <w:rFonts w:ascii="Times New Roman" w:eastAsia="Times New Roman" w:hAnsi="Times New Roman" w:cs="Times New Roman"/>
          <w:sz w:val="24"/>
          <w:szCs w:val="24"/>
        </w:rPr>
      </w:pPr>
      <w:r w:rsidRPr="006821EB">
        <w:rPr>
          <w:rFonts w:ascii="Times New Roman" w:eastAsia="Times New Roman" w:hAnsi="Times New Roman" w:cs="Times New Roman"/>
          <w:sz w:val="24"/>
          <w:szCs w:val="24"/>
        </w:rPr>
        <w:t xml:space="preserve">Keim, B. D., Muller, R. A., &amp; Stone, G. W. (2007). Spatiotemporal Patterns and Return Periods of Tropical Storm and Hurricane Strikes from Texas to Maine. </w:t>
      </w:r>
      <w:r w:rsidRPr="006821EB">
        <w:rPr>
          <w:rFonts w:ascii="Times New Roman" w:eastAsia="Times New Roman" w:hAnsi="Times New Roman" w:cs="Times New Roman"/>
          <w:i/>
          <w:iCs/>
          <w:sz w:val="24"/>
          <w:szCs w:val="24"/>
        </w:rPr>
        <w:t>Journal of Climate</w:t>
      </w:r>
      <w:r w:rsidRPr="006821EB">
        <w:rPr>
          <w:rFonts w:ascii="Times New Roman" w:eastAsia="Times New Roman" w:hAnsi="Times New Roman" w:cs="Times New Roman"/>
          <w:sz w:val="24"/>
          <w:szCs w:val="24"/>
        </w:rPr>
        <w:t xml:space="preserve">, </w:t>
      </w:r>
      <w:r w:rsidRPr="006821EB">
        <w:rPr>
          <w:rFonts w:ascii="Times New Roman" w:eastAsia="Times New Roman" w:hAnsi="Times New Roman" w:cs="Times New Roman"/>
          <w:i/>
          <w:iCs/>
          <w:sz w:val="24"/>
          <w:szCs w:val="24"/>
        </w:rPr>
        <w:t>20</w:t>
      </w:r>
      <w:r w:rsidRPr="006821EB">
        <w:rPr>
          <w:rFonts w:ascii="Times New Roman" w:eastAsia="Times New Roman" w:hAnsi="Times New Roman" w:cs="Times New Roman"/>
          <w:sz w:val="24"/>
          <w:szCs w:val="24"/>
        </w:rPr>
        <w:t>(14), 3498–3509. https://doi.org/10.1175/JCLI4187.1</w:t>
      </w:r>
    </w:p>
    <w:p w14:paraId="57B90693" w14:textId="7FBFC4D9" w:rsidR="00BA152B" w:rsidRDefault="00BA152B" w:rsidP="00BA152B">
      <w:pPr>
        <w:pStyle w:val="NormalWeb"/>
        <w:ind w:left="480" w:hanging="480"/>
      </w:pPr>
      <w:r>
        <w:t xml:space="preserve">Knight, D. B., &amp; Davis, R. E. (2007). Climatology of Tropical Cyclone Rainfall in the Southeastern United States. </w:t>
      </w:r>
      <w:r>
        <w:rPr>
          <w:i/>
          <w:iCs/>
        </w:rPr>
        <w:t>Physical Geography</w:t>
      </w:r>
      <w:r>
        <w:t>. https://doi.org/10.2747/0272-3646.28.2.126</w:t>
      </w:r>
      <w:r w:rsidRPr="00EE1BB0">
        <w:t xml:space="preserve"> </w:t>
      </w:r>
    </w:p>
    <w:p w14:paraId="7AEFB2C1" w14:textId="606701F5" w:rsidR="00671614" w:rsidRDefault="00671614" w:rsidP="00671614">
      <w:pPr>
        <w:pStyle w:val="NormalWeb"/>
        <w:ind w:left="480" w:hanging="480"/>
      </w:pPr>
      <w:r>
        <w:t xml:space="preserve">Knox, P., Fuhrmann, C., &amp; Konrad, C. (2014). Challenges and Opportunities for Southeast Agriculture in a Changing Climate: Perspectives from State Climatologists. </w:t>
      </w:r>
      <w:r>
        <w:rPr>
          <w:i/>
          <w:iCs/>
        </w:rPr>
        <w:t>Southeastern Geographer</w:t>
      </w:r>
      <w:r>
        <w:t>. https://doi.org/10.1353/sgo.2014.0017</w:t>
      </w:r>
    </w:p>
    <w:p w14:paraId="703E1190" w14:textId="6C02D8D4" w:rsidR="00BA152B" w:rsidRDefault="00BA152B" w:rsidP="00BA152B">
      <w:pPr>
        <w:pStyle w:val="NormalWeb"/>
        <w:ind w:left="480" w:hanging="480"/>
        <w:rPr>
          <w:rStyle w:val="Hyperlink"/>
        </w:rPr>
      </w:pPr>
      <w:r>
        <w:t xml:space="preserve">Konrad, C. E., Meaux, M. F., &amp; Meaux, D. A. (2002). Relationships between tropical cyclone attributes and precipitation totals: Considerations of scale. </w:t>
      </w:r>
      <w:r>
        <w:rPr>
          <w:i/>
          <w:iCs/>
        </w:rPr>
        <w:t>International Journal of Climatology</w:t>
      </w:r>
      <w:r>
        <w:t xml:space="preserve">. </w:t>
      </w:r>
      <w:hyperlink r:id="rId13" w:history="1">
        <w:r w:rsidRPr="00E125B8">
          <w:rPr>
            <w:rStyle w:val="Hyperlink"/>
          </w:rPr>
          <w:t>https://doi.org/10.1002/joc.721</w:t>
        </w:r>
      </w:hyperlink>
    </w:p>
    <w:p w14:paraId="4445343A" w14:textId="783E107F" w:rsidR="004D56DA" w:rsidRPr="004D56DA" w:rsidRDefault="004D56DA" w:rsidP="004D56DA">
      <w:pPr>
        <w:spacing w:before="100" w:beforeAutospacing="1" w:after="100" w:afterAutospacing="1" w:line="240" w:lineRule="auto"/>
        <w:ind w:left="480" w:hanging="480"/>
        <w:rPr>
          <w:rFonts w:ascii="Times New Roman" w:eastAsia="Times New Roman" w:hAnsi="Times New Roman" w:cs="Times New Roman"/>
          <w:sz w:val="24"/>
          <w:szCs w:val="24"/>
        </w:rPr>
      </w:pPr>
      <w:r w:rsidRPr="004D56DA">
        <w:rPr>
          <w:rFonts w:ascii="Times New Roman" w:eastAsia="Times New Roman" w:hAnsi="Times New Roman" w:cs="Times New Roman"/>
          <w:sz w:val="24"/>
          <w:szCs w:val="24"/>
        </w:rPr>
        <w:t xml:space="preserve">Kunkel, K. E., Liang, X.-Z., Zhu, J., &amp; Lin, Y. (2006). Can CGCMs Simulate the Twentieth-Century “Warming Hole” in the Central United States? </w:t>
      </w:r>
      <w:r w:rsidRPr="004D56DA">
        <w:rPr>
          <w:rFonts w:ascii="Times New Roman" w:eastAsia="Times New Roman" w:hAnsi="Times New Roman" w:cs="Times New Roman"/>
          <w:i/>
          <w:iCs/>
          <w:sz w:val="24"/>
          <w:szCs w:val="24"/>
        </w:rPr>
        <w:t>Journal of Climate</w:t>
      </w:r>
      <w:r w:rsidRPr="004D56DA">
        <w:rPr>
          <w:rFonts w:ascii="Times New Roman" w:eastAsia="Times New Roman" w:hAnsi="Times New Roman" w:cs="Times New Roman"/>
          <w:sz w:val="24"/>
          <w:szCs w:val="24"/>
        </w:rPr>
        <w:t xml:space="preserve">, </w:t>
      </w:r>
      <w:r w:rsidRPr="004D56DA">
        <w:rPr>
          <w:rFonts w:ascii="Times New Roman" w:eastAsia="Times New Roman" w:hAnsi="Times New Roman" w:cs="Times New Roman"/>
          <w:i/>
          <w:iCs/>
          <w:sz w:val="24"/>
          <w:szCs w:val="24"/>
        </w:rPr>
        <w:t>19</w:t>
      </w:r>
      <w:r w:rsidRPr="004D56DA">
        <w:rPr>
          <w:rFonts w:ascii="Times New Roman" w:eastAsia="Times New Roman" w:hAnsi="Times New Roman" w:cs="Times New Roman"/>
          <w:sz w:val="24"/>
          <w:szCs w:val="24"/>
        </w:rPr>
        <w:t>(17), 4137–4153. https://doi.org/10.1175/JCLI3848.1</w:t>
      </w:r>
    </w:p>
    <w:p w14:paraId="1834AB30" w14:textId="77777777" w:rsidR="00BA152B" w:rsidRDefault="00BA152B" w:rsidP="00BA152B">
      <w:pPr>
        <w:pStyle w:val="NormalWeb"/>
        <w:ind w:left="480" w:hanging="480"/>
      </w:pPr>
      <w:r>
        <w:t xml:space="preserve">Li, Y., Guan, K., Schnitkey, G. D., DeLucia, E., &amp; Peng, B. (2019). Excessive rainfall leads to maize yield loss of a comparable magnitude to extreme drought in the United States. </w:t>
      </w:r>
      <w:r>
        <w:rPr>
          <w:i/>
          <w:iCs/>
        </w:rPr>
        <w:t>Global Change Biology</w:t>
      </w:r>
      <w:r>
        <w:t>, (October 2018), 2325–2337. https://doi.org/10.1111/gcb.14628</w:t>
      </w:r>
    </w:p>
    <w:p w14:paraId="37981D3D" w14:textId="77777777" w:rsidR="00BA152B" w:rsidRDefault="00BA152B" w:rsidP="00BA152B">
      <w:pPr>
        <w:pStyle w:val="NormalWeb"/>
        <w:ind w:left="480" w:hanging="480"/>
      </w:pPr>
      <w:r>
        <w:lastRenderedPageBreak/>
        <w:t xml:space="preserve">Lobell, D. B., &amp; Asner, G. P. (2003). Climate and management contributions to recent trends in U.S. agricultural yields. </w:t>
      </w:r>
      <w:r>
        <w:rPr>
          <w:i/>
          <w:iCs/>
        </w:rPr>
        <w:t>Science</w:t>
      </w:r>
      <w:r>
        <w:t xml:space="preserve">. </w:t>
      </w:r>
      <w:hyperlink r:id="rId14" w:history="1">
        <w:r w:rsidRPr="00E125B8">
          <w:rPr>
            <w:rStyle w:val="Hyperlink"/>
          </w:rPr>
          <w:t>https://doi.org/10.1126/science.1077838</w:t>
        </w:r>
      </w:hyperlink>
    </w:p>
    <w:p w14:paraId="61A68DF7" w14:textId="77777777" w:rsidR="00BA152B" w:rsidRDefault="00BA152B" w:rsidP="00BA152B">
      <w:pPr>
        <w:pStyle w:val="NormalWeb"/>
        <w:ind w:left="480" w:hanging="480"/>
      </w:pPr>
      <w:r>
        <w:t xml:space="preserve">Lobell, D. B., Schlenker, W., &amp; Costa-Roberts, J. (2011). Climate Trends and Global Crop Production Since 1980. </w:t>
      </w:r>
      <w:r>
        <w:rPr>
          <w:i/>
          <w:iCs/>
        </w:rPr>
        <w:t>Science</w:t>
      </w:r>
      <w:r>
        <w:t xml:space="preserve">, </w:t>
      </w:r>
      <w:r>
        <w:rPr>
          <w:i/>
          <w:iCs/>
        </w:rPr>
        <w:t>333</w:t>
      </w:r>
      <w:r>
        <w:t xml:space="preserve">(6042), 616 LP – 620. </w:t>
      </w:r>
      <w:hyperlink r:id="rId15" w:history="1">
        <w:r w:rsidRPr="00E125B8">
          <w:rPr>
            <w:rStyle w:val="Hyperlink"/>
          </w:rPr>
          <w:t>https://doi.org/10.1126/science.1204531</w:t>
        </w:r>
      </w:hyperlink>
    </w:p>
    <w:p w14:paraId="4DA130A5" w14:textId="43487BE7" w:rsidR="00BA152B" w:rsidRDefault="00BA152B" w:rsidP="00BA152B">
      <w:pPr>
        <w:pStyle w:val="NormalWeb"/>
        <w:ind w:left="480" w:hanging="480"/>
      </w:pPr>
      <w:r>
        <w:t xml:space="preserve">Lobell, D. B., Roberts, M. J., Schlenker, W., Braun, N., Little, B. B., Rejesus, R. M., &amp; Hammer, G. L. (2014). Greater Sensitivity to Drought Accompanies Maize Yield Increase in the U.S. Midwest. </w:t>
      </w:r>
      <w:r>
        <w:rPr>
          <w:i/>
          <w:iCs/>
        </w:rPr>
        <w:t>Science</w:t>
      </w:r>
      <w:r>
        <w:t xml:space="preserve">, </w:t>
      </w:r>
      <w:r>
        <w:rPr>
          <w:i/>
          <w:iCs/>
        </w:rPr>
        <w:t>344</w:t>
      </w:r>
      <w:r>
        <w:t xml:space="preserve">(6183), 516 LP – 519. </w:t>
      </w:r>
      <w:hyperlink r:id="rId16" w:history="1">
        <w:r w:rsidR="00671614" w:rsidRPr="00E125B8">
          <w:rPr>
            <w:rStyle w:val="Hyperlink"/>
          </w:rPr>
          <w:t>https://doi.org/10.1126/science.1251423</w:t>
        </w:r>
      </w:hyperlink>
    </w:p>
    <w:p w14:paraId="578B81A5" w14:textId="4DDF7130" w:rsidR="00671614" w:rsidRDefault="00671614" w:rsidP="00671614">
      <w:pPr>
        <w:pStyle w:val="NormalWeb"/>
        <w:ind w:left="480" w:hanging="480"/>
        <w:rPr>
          <w:rStyle w:val="Hyperlink"/>
        </w:rPr>
      </w:pPr>
      <w:r>
        <w:t xml:space="preserve">Lott, N. (1993). The summer of 1993 : flooding in the Midwest and drought in the Southeast. (R. C. S. G. National Climatic Data Center (U.S.), Ed.). Retrieved from </w:t>
      </w:r>
      <w:hyperlink r:id="rId17" w:history="1">
        <w:r w:rsidRPr="00E125B8">
          <w:rPr>
            <w:rStyle w:val="Hyperlink"/>
          </w:rPr>
          <w:t>https://repository.library.noaa.gov/view/noaa/13836</w:t>
        </w:r>
      </w:hyperlink>
    </w:p>
    <w:p w14:paraId="6DEBD276" w14:textId="59F5A27B" w:rsidR="00671614" w:rsidRDefault="00671614" w:rsidP="00671614">
      <w:pPr>
        <w:pStyle w:val="NormalWeb"/>
        <w:ind w:left="480" w:hanging="480"/>
      </w:pPr>
      <w:r>
        <w:t xml:space="preserve">McNider, R. T., Christy, J. R., Moss, D., Doty, K., Handyside, C., Limaye, A., … Hoogenboom, G. (2011). A Real-Time Gridded Crop Model for Assessing Spatial Drought Stress on Crops in the Southeastern United States. </w:t>
      </w:r>
      <w:r>
        <w:rPr>
          <w:i/>
          <w:iCs/>
        </w:rPr>
        <w:t>Journal of Applied Meteorology and Climatology</w:t>
      </w:r>
      <w:r>
        <w:t xml:space="preserve">, </w:t>
      </w:r>
      <w:r>
        <w:rPr>
          <w:i/>
          <w:iCs/>
        </w:rPr>
        <w:t>50</w:t>
      </w:r>
      <w:r>
        <w:t xml:space="preserve">(7), 1459–1475. </w:t>
      </w:r>
      <w:hyperlink r:id="rId18" w:history="1">
        <w:r w:rsidR="004D56DA" w:rsidRPr="0097308D">
          <w:rPr>
            <w:rStyle w:val="Hyperlink"/>
          </w:rPr>
          <w:t>https://doi.org/10.1175/2011JAMC2476.1</w:t>
        </w:r>
      </w:hyperlink>
    </w:p>
    <w:p w14:paraId="24F127FF" w14:textId="3F00BEE4" w:rsidR="004D56DA" w:rsidRPr="00123768" w:rsidRDefault="004D56DA" w:rsidP="004D56DA">
      <w:pPr>
        <w:pStyle w:val="NormalWeb"/>
        <w:ind w:left="480" w:hanging="480"/>
      </w:pPr>
      <w:r>
        <w:t xml:space="preserve">Meehl, G. A., Arblaster, J. M., &amp; Chung, C. T. Y. (2015). Disappearance of the southeast U.S. “warming hole” with the late 1990s transition of the Interdecadal Pacific Oscillation. </w:t>
      </w:r>
      <w:r w:rsidRPr="00123768">
        <w:rPr>
          <w:i/>
          <w:iCs/>
        </w:rPr>
        <w:t>Geophysical Research Letters</w:t>
      </w:r>
      <w:r w:rsidRPr="00123768">
        <w:t xml:space="preserve">, </w:t>
      </w:r>
      <w:r w:rsidRPr="00123768">
        <w:rPr>
          <w:i/>
          <w:iCs/>
        </w:rPr>
        <w:t>42</w:t>
      </w:r>
      <w:r w:rsidRPr="00123768">
        <w:t xml:space="preserve">(13), 5564–5570. </w:t>
      </w:r>
      <w:hyperlink r:id="rId19" w:history="1">
        <w:r w:rsidR="00123768" w:rsidRPr="00123768">
          <w:rPr>
            <w:rStyle w:val="Hyperlink"/>
          </w:rPr>
          <w:t>https://doi.org/10.1002/2015GL064586</w:t>
        </w:r>
      </w:hyperlink>
    </w:p>
    <w:p w14:paraId="4957E57A" w14:textId="1E479707" w:rsidR="00123768" w:rsidRPr="00123768" w:rsidRDefault="00123768" w:rsidP="004D56DA">
      <w:pPr>
        <w:pStyle w:val="NormalWeb"/>
        <w:ind w:left="480" w:hanging="480"/>
      </w:pPr>
      <w:r w:rsidRPr="00123768">
        <w:rPr>
          <w:color w:val="000000"/>
        </w:rPr>
        <w:t>National, Agricultural, &amp; Statistics Service (NASS). (1999). Understanding USDA Crop Forecasts. Washington, DC: National, Agricultural, &amp; Statistics Service (NASS)</w:t>
      </w:r>
    </w:p>
    <w:p w14:paraId="3BD403B5" w14:textId="77777777" w:rsidR="00BA152B" w:rsidRDefault="00BA152B" w:rsidP="00BA152B">
      <w:pPr>
        <w:pStyle w:val="NormalWeb"/>
        <w:ind w:left="480" w:hanging="480"/>
      </w:pPr>
      <w:r>
        <w:t xml:space="preserve">Nelson, G. C., Valin, H., Sands, R. D., Havlík, P., Ahammad, H., Deryng, D., … Willenbockel, D. (2014). Climate change effects on agriculture: Economic responses to biophysical shocks. </w:t>
      </w:r>
      <w:r>
        <w:rPr>
          <w:i/>
          <w:iCs/>
        </w:rPr>
        <w:t>Proceedings of the National Academy of Sciences</w:t>
      </w:r>
      <w:r>
        <w:t xml:space="preserve">. </w:t>
      </w:r>
      <w:hyperlink r:id="rId20" w:history="1">
        <w:r w:rsidRPr="00E125B8">
          <w:rPr>
            <w:rStyle w:val="Hyperlink"/>
          </w:rPr>
          <w:t>https://doi.org/10.1073/pnas.1222465110</w:t>
        </w:r>
      </w:hyperlink>
    </w:p>
    <w:p w14:paraId="4F9F0175" w14:textId="31950145" w:rsidR="00BA152B" w:rsidRDefault="00BA152B" w:rsidP="00BA152B">
      <w:pPr>
        <w:pStyle w:val="NormalWeb"/>
        <w:ind w:left="480" w:hanging="480"/>
      </w:pPr>
      <w:r w:rsidRPr="00EE1BB0">
        <w:t xml:space="preserve"> </w:t>
      </w:r>
      <w:r>
        <w:t xml:space="preserve">O’Neal, M. R., Nearing, M. A., Vining, R. C., Southworth, J., &amp; Pfeifer, R. A. (2005). Climate change impacts on soil erosion in Midwest United States with changes in crop management. In </w:t>
      </w:r>
      <w:r>
        <w:rPr>
          <w:i/>
          <w:iCs/>
        </w:rPr>
        <w:t>Catena</w:t>
      </w:r>
      <w:r>
        <w:t xml:space="preserve">. </w:t>
      </w:r>
      <w:hyperlink r:id="rId21" w:history="1">
        <w:r w:rsidRPr="00E125B8">
          <w:rPr>
            <w:rStyle w:val="Hyperlink"/>
          </w:rPr>
          <w:t>https://doi.org/10.1016/j.catena.2005.03.003</w:t>
        </w:r>
      </w:hyperlink>
    </w:p>
    <w:p w14:paraId="3C5E8AC2" w14:textId="2572290B" w:rsidR="00BA152B" w:rsidRDefault="00BA152B" w:rsidP="00BA152B">
      <w:pPr>
        <w:pStyle w:val="NormalWeb"/>
        <w:ind w:left="480" w:hanging="480"/>
      </w:pPr>
      <w:r>
        <w:t xml:space="preserve">Peng, B., Guan, K., Pan, M., &amp; Li, Y. (2018). Benefits of Seasonal Climate Prediction and Satellite Data for Forecasting U.S. Maize Yield. </w:t>
      </w:r>
      <w:r>
        <w:rPr>
          <w:i/>
          <w:iCs/>
        </w:rPr>
        <w:t>Geophysical Research Letters</w:t>
      </w:r>
      <w:r>
        <w:t xml:space="preserve">. </w:t>
      </w:r>
      <w:hyperlink r:id="rId22" w:history="1">
        <w:r w:rsidR="004D56DA" w:rsidRPr="0097308D">
          <w:rPr>
            <w:rStyle w:val="Hyperlink"/>
          </w:rPr>
          <w:t>https://doi.org/10.1029/2018GL079291</w:t>
        </w:r>
      </w:hyperlink>
    </w:p>
    <w:p w14:paraId="243646C9" w14:textId="6F87D4E2" w:rsidR="004D56DA" w:rsidRDefault="004D56DA" w:rsidP="004D56DA">
      <w:pPr>
        <w:pStyle w:val="NormalWeb"/>
        <w:ind w:left="480" w:hanging="480"/>
      </w:pPr>
      <w:r>
        <w:t xml:space="preserve">Powell, E. J., &amp; Keim, B. D. (2014). Trends in Daily Temperature and Precipitation Extremes for the Southeastern United States: 1948–2012. </w:t>
      </w:r>
      <w:r>
        <w:rPr>
          <w:i/>
          <w:iCs/>
        </w:rPr>
        <w:t>Journal of Climate</w:t>
      </w:r>
      <w:r>
        <w:t xml:space="preserve">, </w:t>
      </w:r>
      <w:r>
        <w:rPr>
          <w:i/>
          <w:iCs/>
        </w:rPr>
        <w:t>28</w:t>
      </w:r>
      <w:r>
        <w:t>(4), 1592–1612. https://doi.org/10.1175/JCLI-D-14-00410.1</w:t>
      </w:r>
    </w:p>
    <w:p w14:paraId="1ED13E4E" w14:textId="2C04BAB8" w:rsidR="00BA152B" w:rsidRDefault="00BA152B" w:rsidP="00BA152B">
      <w:pPr>
        <w:pStyle w:val="NormalWeb"/>
        <w:ind w:left="480" w:hanging="480"/>
      </w:pPr>
      <w:r>
        <w:lastRenderedPageBreak/>
        <w:t xml:space="preserve">Reilly, J., Tubiello, F., McCarl, B., Abler, D., Darwin, R., Fuglie, K., … Rosenzweig, C. (2003). U.S. Agriculture and climate change: New results. </w:t>
      </w:r>
      <w:r>
        <w:rPr>
          <w:i/>
          <w:iCs/>
        </w:rPr>
        <w:t>Climatic Change</w:t>
      </w:r>
      <w:r>
        <w:t>. https://doi.org/10.1023/A:1022103315424</w:t>
      </w:r>
      <w:r w:rsidRPr="00EE1BB0">
        <w:t xml:space="preserve"> </w:t>
      </w:r>
    </w:p>
    <w:p w14:paraId="4C7BDD6A" w14:textId="000BCBE8" w:rsidR="00BA152B" w:rsidRDefault="00BA152B" w:rsidP="00BA152B">
      <w:pPr>
        <w:pStyle w:val="NormalWeb"/>
        <w:ind w:left="480" w:hanging="480"/>
        <w:rPr>
          <w:rStyle w:val="Hyperlink"/>
        </w:rPr>
      </w:pPr>
      <w:r>
        <w:t xml:space="preserve">Reyes, J. J. and Elias, E. (2019). Spatio-temporal variation of crop loss in the United States from 2001 to 2016. </w:t>
      </w:r>
      <w:r>
        <w:rPr>
          <w:i/>
          <w:iCs/>
        </w:rPr>
        <w:t>Environmental Research Letters</w:t>
      </w:r>
      <w:r>
        <w:t xml:space="preserve">. Retrieved from </w:t>
      </w:r>
      <w:hyperlink r:id="rId23" w:history="1">
        <w:r w:rsidR="00671614" w:rsidRPr="00E125B8">
          <w:rPr>
            <w:rStyle w:val="Hyperlink"/>
          </w:rPr>
          <w:t>http://iopscience.iop.org/10.1088/1748-9326/ab1ac9</w:t>
        </w:r>
      </w:hyperlink>
    </w:p>
    <w:p w14:paraId="5F9A28D2" w14:textId="003D61D9" w:rsidR="004D56DA" w:rsidRPr="004D56DA" w:rsidRDefault="004D56DA" w:rsidP="004D56DA">
      <w:pPr>
        <w:spacing w:before="100" w:beforeAutospacing="1" w:after="100" w:afterAutospacing="1" w:line="240" w:lineRule="auto"/>
        <w:ind w:left="480" w:hanging="480"/>
        <w:rPr>
          <w:rFonts w:ascii="Times New Roman" w:eastAsia="Times New Roman" w:hAnsi="Times New Roman" w:cs="Times New Roman"/>
          <w:sz w:val="24"/>
          <w:szCs w:val="24"/>
        </w:rPr>
      </w:pPr>
      <w:r w:rsidRPr="004D56DA">
        <w:rPr>
          <w:rFonts w:ascii="Times New Roman" w:eastAsia="Times New Roman" w:hAnsi="Times New Roman" w:cs="Times New Roman"/>
          <w:sz w:val="24"/>
          <w:szCs w:val="24"/>
        </w:rPr>
        <w:t xml:space="preserve">Weber, R. J., Sullivan, A. P., Peltier, R. E., Russell, A., Yan, B., Zheng, M., … Edgerton, E. (2007). A study of secondary organic aerosol formation in the anthropogenic-influenced southeastern United States. </w:t>
      </w:r>
      <w:r w:rsidRPr="004D56DA">
        <w:rPr>
          <w:rFonts w:ascii="Times New Roman" w:eastAsia="Times New Roman" w:hAnsi="Times New Roman" w:cs="Times New Roman"/>
          <w:i/>
          <w:iCs/>
          <w:sz w:val="24"/>
          <w:szCs w:val="24"/>
        </w:rPr>
        <w:t>Journal of Geophysical Research: Atmospheres</w:t>
      </w:r>
      <w:r w:rsidRPr="004D56DA">
        <w:rPr>
          <w:rFonts w:ascii="Times New Roman" w:eastAsia="Times New Roman" w:hAnsi="Times New Roman" w:cs="Times New Roman"/>
          <w:sz w:val="24"/>
          <w:szCs w:val="24"/>
        </w:rPr>
        <w:t xml:space="preserve">, </w:t>
      </w:r>
      <w:r w:rsidRPr="004D56DA">
        <w:rPr>
          <w:rFonts w:ascii="Times New Roman" w:eastAsia="Times New Roman" w:hAnsi="Times New Roman" w:cs="Times New Roman"/>
          <w:i/>
          <w:iCs/>
          <w:sz w:val="24"/>
          <w:szCs w:val="24"/>
        </w:rPr>
        <w:t>112</w:t>
      </w:r>
      <w:r w:rsidRPr="004D56DA">
        <w:rPr>
          <w:rFonts w:ascii="Times New Roman" w:eastAsia="Times New Roman" w:hAnsi="Times New Roman" w:cs="Times New Roman"/>
          <w:sz w:val="24"/>
          <w:szCs w:val="24"/>
        </w:rPr>
        <w:t>(D13). https://doi.org/10.1029/2007JD008408</w:t>
      </w:r>
    </w:p>
    <w:p w14:paraId="6AC090DA" w14:textId="77777777" w:rsidR="004D56DA" w:rsidRDefault="00671614" w:rsidP="004D56DA">
      <w:pPr>
        <w:pStyle w:val="NormalWeb"/>
        <w:ind w:left="480" w:hanging="480"/>
      </w:pPr>
      <w:r>
        <w:t xml:space="preserve">Wolfe, D. W., DeGaetano, A. T., Peck, G. M., Carey, M., Ziska, L. H., Lea-Cox, J., … Hollinger, D. Y. (2018). Unique challenges and opportunities for northeastern US crop production in a changing climate. </w:t>
      </w:r>
      <w:r>
        <w:rPr>
          <w:i/>
          <w:iCs/>
        </w:rPr>
        <w:t>Climatic Change</w:t>
      </w:r>
      <w:r>
        <w:t>. https://doi.org/10.1007/s10584-017-2109-7</w:t>
      </w:r>
      <w:r w:rsidR="004D56DA" w:rsidRPr="004D56DA">
        <w:t xml:space="preserve"> </w:t>
      </w:r>
    </w:p>
    <w:p w14:paraId="5869ACBF" w14:textId="296619F7" w:rsidR="00671614" w:rsidRDefault="004D56DA" w:rsidP="004D56DA">
      <w:pPr>
        <w:pStyle w:val="NormalWeb"/>
        <w:ind w:left="480" w:hanging="480"/>
      </w:pPr>
      <w:r w:rsidRPr="004D56DA">
        <w:t xml:space="preserve">Wu, H., Hubbard, K. G., &amp; Wilhite, D. A. (2004). An agricultural drought risk-assessment model for corn and soybeans. </w:t>
      </w:r>
      <w:r w:rsidRPr="004D56DA">
        <w:rPr>
          <w:i/>
          <w:iCs/>
        </w:rPr>
        <w:t>International Journal of Climatology</w:t>
      </w:r>
      <w:r w:rsidRPr="004D56DA">
        <w:t xml:space="preserve">, </w:t>
      </w:r>
      <w:r w:rsidRPr="004D56DA">
        <w:rPr>
          <w:i/>
          <w:iCs/>
        </w:rPr>
        <w:t>24</w:t>
      </w:r>
      <w:r w:rsidRPr="004D56DA">
        <w:t>(6), 723–741. https://doi.org/10.1002/joc.1028</w:t>
      </w:r>
    </w:p>
    <w:p w14:paraId="5C50059C" w14:textId="77777777" w:rsidR="00BA152B" w:rsidRDefault="00BA152B" w:rsidP="00BA152B">
      <w:pPr>
        <w:pStyle w:val="NormalWeb"/>
        <w:ind w:left="480" w:hanging="480"/>
      </w:pPr>
      <w:r>
        <w:t xml:space="preserve">Zipper, S. C., Qiu, J., &amp; Kucharik, C. J. (2016). Drought effects on US maize and soybean production: Spatiotemporal patterns and historical changes. </w:t>
      </w:r>
      <w:r>
        <w:rPr>
          <w:i/>
          <w:iCs/>
        </w:rPr>
        <w:t>Environmental Research Letters</w:t>
      </w:r>
      <w:r>
        <w:t>. https://doi.org/10.1088/1748-9326/11/9/094021</w:t>
      </w:r>
    </w:p>
    <w:p w14:paraId="48285E5F" w14:textId="77777777" w:rsidR="00BA152B" w:rsidRPr="006714C6" w:rsidRDefault="00BA152B" w:rsidP="00AB1719">
      <w:pPr>
        <w:spacing w:after="0" w:line="360" w:lineRule="auto"/>
        <w:rPr>
          <w:rFonts w:ascii="Times New Roman" w:hAnsi="Times New Roman" w:cs="Times New Roman"/>
          <w:b/>
          <w:sz w:val="24"/>
          <w:szCs w:val="24"/>
        </w:rPr>
      </w:pPr>
    </w:p>
    <w:p w14:paraId="4BCAD1BF" w14:textId="3325E7B8" w:rsidR="005E2154" w:rsidRDefault="005E2154" w:rsidP="00AB1719">
      <w:pPr>
        <w:spacing w:after="0" w:line="360" w:lineRule="auto"/>
        <w:rPr>
          <w:rFonts w:ascii="Times New Roman" w:hAnsi="Times New Roman" w:cs="Times New Roman"/>
          <w:sz w:val="24"/>
          <w:szCs w:val="24"/>
        </w:rPr>
      </w:pPr>
      <w:r>
        <w:rPr>
          <w:rFonts w:ascii="Times New Roman" w:hAnsi="Times New Roman" w:cs="Times New Roman"/>
          <w:sz w:val="24"/>
          <w:szCs w:val="24"/>
        </w:rPr>
        <w:tab/>
      </w:r>
      <w:r w:rsidR="00BB6BCD">
        <w:rPr>
          <w:rFonts w:ascii="Times New Roman" w:hAnsi="Times New Roman" w:cs="Times New Roman"/>
          <w:sz w:val="24"/>
          <w:szCs w:val="24"/>
        </w:rPr>
        <w:t xml:space="preserve"> </w:t>
      </w:r>
    </w:p>
    <w:p w14:paraId="56856A31" w14:textId="77777777" w:rsidR="00561E5B" w:rsidRDefault="00561E5B">
      <w:pPr>
        <w:rPr>
          <w:rStyle w:val="Hyperlink"/>
          <w:rFonts w:ascii="Source Sans Pro" w:eastAsia="Source Sans Pro" w:hAnsi="Source Sans Pro" w:cs="Source Sans Pro"/>
          <w:color w:val="333333"/>
          <w:sz w:val="21"/>
          <w:szCs w:val="21"/>
        </w:rPr>
      </w:pPr>
    </w:p>
    <w:p w14:paraId="61C1CED8" w14:textId="15E00E07" w:rsidR="4D518176" w:rsidRDefault="4D518176">
      <w:r>
        <w:br/>
      </w:r>
    </w:p>
    <w:p w14:paraId="6972DFD4" w14:textId="1347B991" w:rsidR="4D518176" w:rsidRDefault="4D518176" w:rsidP="4D518176">
      <w:pPr>
        <w:rPr>
          <w:rFonts w:ascii="Times New Roman" w:hAnsi="Times New Roman" w:cs="Times New Roman"/>
          <w:sz w:val="24"/>
          <w:szCs w:val="24"/>
        </w:rPr>
      </w:pPr>
    </w:p>
    <w:p w14:paraId="4F299D6F" w14:textId="77777777" w:rsidR="0045024F" w:rsidRDefault="0045024F">
      <w:pPr>
        <w:rPr>
          <w:rFonts w:ascii="Times New Roman" w:hAnsi="Times New Roman" w:cs="Times New Roman"/>
          <w:color w:val="333333"/>
          <w:sz w:val="24"/>
          <w:szCs w:val="24"/>
          <w:shd w:val="clear" w:color="auto" w:fill="FEF1D2"/>
        </w:rPr>
      </w:pPr>
    </w:p>
    <w:p w14:paraId="592B0967" w14:textId="5751A426" w:rsidR="0045024F" w:rsidRDefault="0045024F">
      <w:pPr>
        <w:rPr>
          <w:rFonts w:ascii="Times New Roman" w:hAnsi="Times New Roman" w:cs="Times New Roman"/>
          <w:color w:val="333333"/>
          <w:sz w:val="24"/>
          <w:szCs w:val="24"/>
          <w:shd w:val="clear" w:color="auto" w:fill="FEF1D2"/>
        </w:rPr>
      </w:pPr>
    </w:p>
    <w:p w14:paraId="138245CB" w14:textId="71EE5A7F" w:rsidR="006714C6" w:rsidRDefault="006714C6" w:rsidP="006714C6">
      <w:pPr>
        <w:spacing w:after="0" w:line="360" w:lineRule="auto"/>
        <w:rPr>
          <w:rFonts w:ascii="Times New Roman" w:hAnsi="Times New Roman" w:cs="Times New Roman"/>
          <w:b/>
          <w:sz w:val="24"/>
          <w:szCs w:val="24"/>
        </w:rPr>
      </w:pPr>
    </w:p>
    <w:p w14:paraId="07BC2F07" w14:textId="77777777" w:rsidR="006714C6" w:rsidRDefault="006714C6" w:rsidP="006714C6">
      <w:pPr>
        <w:spacing w:after="0" w:line="360" w:lineRule="auto"/>
        <w:rPr>
          <w:rFonts w:ascii="Times New Roman" w:hAnsi="Times New Roman" w:cs="Times New Roman"/>
          <w:b/>
          <w:sz w:val="24"/>
          <w:szCs w:val="24"/>
        </w:rPr>
      </w:pPr>
    </w:p>
    <w:p w14:paraId="789B04A0" w14:textId="77777777" w:rsidR="006714C6" w:rsidRDefault="006714C6" w:rsidP="006714C6">
      <w:pPr>
        <w:spacing w:after="0" w:line="360" w:lineRule="auto"/>
        <w:rPr>
          <w:rFonts w:ascii="Times New Roman" w:eastAsia="Times New Roman" w:hAnsi="Times New Roman" w:cs="Times New Roman"/>
          <w:sz w:val="18"/>
          <w:szCs w:val="18"/>
        </w:rPr>
      </w:pPr>
    </w:p>
    <w:p w14:paraId="0E608A80" w14:textId="77777777" w:rsidR="006714C6" w:rsidRDefault="006714C6" w:rsidP="006714C6">
      <w:pPr>
        <w:spacing w:after="0" w:line="360" w:lineRule="auto"/>
        <w:rPr>
          <w:rFonts w:ascii="Times New Roman" w:eastAsia="Times New Roman" w:hAnsi="Times New Roman" w:cs="Times New Roman"/>
          <w:color w:val="006699"/>
          <w:sz w:val="19"/>
          <w:szCs w:val="19"/>
        </w:rPr>
      </w:pPr>
    </w:p>
    <w:p w14:paraId="7336AC70" w14:textId="77777777" w:rsidR="006714C6" w:rsidRDefault="006714C6" w:rsidP="4D518176">
      <w:pPr>
        <w:rPr>
          <w:color w:val="333333"/>
        </w:rPr>
      </w:pPr>
    </w:p>
    <w:p w14:paraId="7CEF2D61" w14:textId="2A317304" w:rsidR="00B3585F" w:rsidRDefault="00B3585F" w:rsidP="4D518176">
      <w:pPr>
        <w:rPr>
          <w:rStyle w:val="Hyperlink"/>
          <w:rFonts w:ascii="Times New Roman" w:eastAsia="Times New Roman" w:hAnsi="Times New Roman" w:cs="Times New Roman"/>
          <w:sz w:val="24"/>
          <w:szCs w:val="24"/>
        </w:rPr>
      </w:pPr>
    </w:p>
    <w:p w14:paraId="37FE4FAC" w14:textId="2D2C3B3F" w:rsidR="00B36FA3" w:rsidRPr="0005107E" w:rsidRDefault="009A7620">
      <w:pPr>
        <w:rPr>
          <w:color w:val="333333"/>
          <w:shd w:val="clear" w:color="auto" w:fill="FEF1D2"/>
        </w:rPr>
      </w:pPr>
      <w:r w:rsidRPr="008B5E18">
        <w:rPr>
          <w:rFonts w:ascii="Times New Roman" w:eastAsia="Times New Roman" w:hAnsi="Times New Roman" w:cs="Times New Roman"/>
          <w:noProof/>
          <w:sz w:val="24"/>
          <w:szCs w:val="24"/>
        </w:rPr>
        <w:lastRenderedPageBreak/>
        <mc:AlternateContent>
          <mc:Choice Requires="wpg">
            <w:drawing>
              <wp:anchor distT="0" distB="0" distL="114300" distR="114300" simplePos="0" relativeHeight="251658240" behindDoc="1" locked="0" layoutInCell="1" allowOverlap="1" wp14:anchorId="2136A6CA" wp14:editId="3C34F819">
                <wp:simplePos x="0" y="0"/>
                <wp:positionH relativeFrom="margin">
                  <wp:posOffset>167640</wp:posOffset>
                </wp:positionH>
                <wp:positionV relativeFrom="paragraph">
                  <wp:posOffset>0</wp:posOffset>
                </wp:positionV>
                <wp:extent cx="5598160" cy="6614160"/>
                <wp:effectExtent l="0" t="0" r="0" b="15240"/>
                <wp:wrapSquare wrapText="bothSides"/>
                <wp:docPr id="1" name="Group 1"/>
                <wp:cNvGraphicFramePr/>
                <a:graphic xmlns:a="http://schemas.openxmlformats.org/drawingml/2006/main">
                  <a:graphicData uri="http://schemas.microsoft.com/office/word/2010/wordprocessingGroup">
                    <wpg:wgp>
                      <wpg:cNvGrpSpPr/>
                      <wpg:grpSpPr>
                        <a:xfrm>
                          <a:off x="0" y="0"/>
                          <a:ext cx="5598160" cy="6614160"/>
                          <a:chOff x="0" y="0"/>
                          <a:chExt cx="3202716" cy="3890585"/>
                        </a:xfrm>
                      </wpg:grpSpPr>
                      <wps:wsp>
                        <wps:cNvPr id="217" name="Text Box 2"/>
                        <wps:cNvSpPr txBox="1">
                          <a:spLocks noChangeArrowheads="1"/>
                        </wps:cNvSpPr>
                        <wps:spPr bwMode="auto">
                          <a:xfrm>
                            <a:off x="0" y="3649414"/>
                            <a:ext cx="3145154" cy="241171"/>
                          </a:xfrm>
                          <a:prstGeom prst="rect">
                            <a:avLst/>
                          </a:prstGeom>
                          <a:solidFill>
                            <a:srgbClr val="FFFFFF"/>
                          </a:solidFill>
                          <a:ln w="9525">
                            <a:solidFill>
                              <a:srgbClr val="000000"/>
                            </a:solidFill>
                            <a:miter lim="800000"/>
                            <a:headEnd/>
                            <a:tailEnd/>
                          </a:ln>
                        </wps:spPr>
                        <wps:txbx>
                          <w:txbxContent>
                            <w:p w14:paraId="5AB66439" w14:textId="09A8C63A" w:rsidR="00003BE4" w:rsidRPr="00230675" w:rsidRDefault="00003BE4" w:rsidP="00B3585F">
                              <w:pPr>
                                <w:rPr>
                                  <w:rFonts w:ascii="Times New Roman" w:hAnsi="Times New Roman" w:cs="Times New Roman"/>
                                  <w:sz w:val="20"/>
                                  <w:szCs w:val="20"/>
                                </w:rPr>
                              </w:pPr>
                              <w:r w:rsidRPr="00230675">
                                <w:rPr>
                                  <w:rFonts w:ascii="Times New Roman" w:hAnsi="Times New Roman" w:cs="Times New Roman"/>
                                  <w:i/>
                                  <w:sz w:val="20"/>
                                  <w:szCs w:val="20"/>
                                </w:rPr>
                                <w:t>Figure 1</w:t>
                              </w:r>
                              <w:r>
                                <w:rPr>
                                  <w:rFonts w:ascii="Times New Roman" w:hAnsi="Times New Roman" w:cs="Times New Roman"/>
                                  <w:sz w:val="20"/>
                                  <w:szCs w:val="20"/>
                                </w:rPr>
                                <w:t xml:space="preserve">: Years of county-level crop yield data. Crops were analyzed for climatic relationships only when meeting the 30-years’ worth of data threshold. </w:t>
                              </w:r>
                            </w:p>
                          </w:txbxContent>
                        </wps:txbx>
                        <wps:bodyPr rot="0" vert="horz" wrap="square" lIns="91440" tIns="45720" rIns="91440" bIns="45720" anchor="t" anchorCtr="0">
                          <a:noAutofit/>
                        </wps:bodyPr>
                      </wps:wsp>
                      <wpg:grpSp>
                        <wpg:cNvPr id="13" name="Group 13"/>
                        <wpg:cNvGrpSpPr/>
                        <wpg:grpSpPr>
                          <a:xfrm>
                            <a:off x="0" y="0"/>
                            <a:ext cx="3202716" cy="3634105"/>
                            <a:chOff x="0" y="0"/>
                            <a:chExt cx="3202716" cy="3634105"/>
                          </a:xfrm>
                        </wpg:grpSpPr>
                        <pic:pic xmlns:pic="http://schemas.openxmlformats.org/drawingml/2006/picture">
                          <pic:nvPicPr>
                            <pic:cNvPr id="6" name="Picture 6"/>
                            <pic:cNvPicPr>
                              <a:picLocks noChangeAspect="1"/>
                            </pic:cNvPicPr>
                          </pic:nvPicPr>
                          <pic:blipFill rotWithShape="1">
                            <a:blip r:embed="rId24" cstate="print">
                              <a:extLst>
                                <a:ext uri="{28A0092B-C50C-407E-A947-70E740481C1C}">
                                  <a14:useLocalDpi xmlns:a14="http://schemas.microsoft.com/office/drawing/2010/main" val="0"/>
                                </a:ext>
                              </a:extLst>
                            </a:blip>
                            <a:srcRect t="7592"/>
                            <a:stretch/>
                          </pic:blipFill>
                          <pic:spPr bwMode="auto">
                            <a:xfrm>
                              <a:off x="0" y="0"/>
                              <a:ext cx="3160395" cy="3634105"/>
                            </a:xfrm>
                            <a:prstGeom prst="rect">
                              <a:avLst/>
                            </a:prstGeom>
                            <a:noFill/>
                            <a:ln>
                              <a:noFill/>
                            </a:ln>
                            <a:extLst>
                              <a:ext uri="{53640926-AAD7-44D8-BBD7-CCE9431645EC}">
                                <a14:shadowObscured xmlns:a14="http://schemas.microsoft.com/office/drawing/2010/main"/>
                              </a:ext>
                            </a:extLst>
                          </pic:spPr>
                        </pic:pic>
                        <wps:wsp>
                          <wps:cNvPr id="7" name="Text Box 2"/>
                          <wps:cNvSpPr txBox="1">
                            <a:spLocks noChangeArrowheads="1"/>
                          </wps:cNvSpPr>
                          <wps:spPr bwMode="auto">
                            <a:xfrm>
                              <a:off x="942975" y="809610"/>
                              <a:ext cx="571499" cy="386714"/>
                            </a:xfrm>
                            <a:prstGeom prst="rect">
                              <a:avLst/>
                            </a:prstGeom>
                            <a:noFill/>
                            <a:ln w="9525">
                              <a:noFill/>
                              <a:miter lim="800000"/>
                              <a:headEnd/>
                              <a:tailEnd/>
                            </a:ln>
                          </wps:spPr>
                          <wps:txbx>
                            <w:txbxContent>
                              <w:p w14:paraId="222FC49D" w14:textId="77777777" w:rsidR="00003BE4" w:rsidRPr="00230675" w:rsidRDefault="00003BE4" w:rsidP="00B3585F">
                                <w:pPr>
                                  <w:rPr>
                                    <w:b/>
                                  </w:rPr>
                                </w:pPr>
                                <w:r w:rsidRPr="00230675">
                                  <w:rPr>
                                    <w:b/>
                                  </w:rPr>
                                  <w:t>Corn</w:t>
                                </w:r>
                              </w:p>
                            </w:txbxContent>
                          </wps:txbx>
                          <wps:bodyPr rot="0" vert="horz" wrap="square" lIns="91440" tIns="45720" rIns="91440" bIns="45720" anchor="t" anchorCtr="0">
                            <a:noAutofit/>
                          </wps:bodyPr>
                        </wps:wsp>
                        <wps:wsp>
                          <wps:cNvPr id="8" name="Text Box 2"/>
                          <wps:cNvSpPr txBox="1">
                            <a:spLocks noChangeArrowheads="1"/>
                          </wps:cNvSpPr>
                          <wps:spPr bwMode="auto">
                            <a:xfrm>
                              <a:off x="2295525" y="809610"/>
                              <a:ext cx="656589" cy="386714"/>
                            </a:xfrm>
                            <a:prstGeom prst="rect">
                              <a:avLst/>
                            </a:prstGeom>
                            <a:noFill/>
                            <a:ln w="9525">
                              <a:noFill/>
                              <a:miter lim="800000"/>
                              <a:headEnd/>
                              <a:tailEnd/>
                            </a:ln>
                          </wps:spPr>
                          <wps:txbx>
                            <w:txbxContent>
                              <w:p w14:paraId="1D966FB6" w14:textId="77777777" w:rsidR="00003BE4" w:rsidRPr="00230675" w:rsidRDefault="00003BE4" w:rsidP="00B3585F">
                                <w:pPr>
                                  <w:rPr>
                                    <w:b/>
                                  </w:rPr>
                                </w:pPr>
                                <w:r w:rsidRPr="00230675">
                                  <w:rPr>
                                    <w:b/>
                                  </w:rPr>
                                  <w:t>Co</w:t>
                                </w:r>
                                <w:r>
                                  <w:rPr>
                                    <w:b/>
                                  </w:rPr>
                                  <w:t>tton</w:t>
                                </w:r>
                              </w:p>
                            </w:txbxContent>
                          </wps:txbx>
                          <wps:bodyPr rot="0" vert="horz" wrap="square" lIns="91440" tIns="45720" rIns="91440" bIns="45720" anchor="t" anchorCtr="0">
                            <a:noAutofit/>
                          </wps:bodyPr>
                        </wps:wsp>
                        <wps:wsp>
                          <wps:cNvPr id="9" name="Text Box 2"/>
                          <wps:cNvSpPr txBox="1">
                            <a:spLocks noChangeArrowheads="1"/>
                          </wps:cNvSpPr>
                          <wps:spPr bwMode="auto">
                            <a:xfrm>
                              <a:off x="942975" y="2019263"/>
                              <a:ext cx="738504" cy="386714"/>
                            </a:xfrm>
                            <a:prstGeom prst="rect">
                              <a:avLst/>
                            </a:prstGeom>
                            <a:noFill/>
                            <a:ln w="9525">
                              <a:noFill/>
                              <a:miter lim="800000"/>
                              <a:headEnd/>
                              <a:tailEnd/>
                            </a:ln>
                          </wps:spPr>
                          <wps:txbx>
                            <w:txbxContent>
                              <w:p w14:paraId="2F486732" w14:textId="77777777" w:rsidR="00003BE4" w:rsidRPr="00230675" w:rsidRDefault="00003BE4" w:rsidP="00B3585F">
                                <w:pPr>
                                  <w:rPr>
                                    <w:b/>
                                  </w:rPr>
                                </w:pPr>
                                <w:r>
                                  <w:rPr>
                                    <w:b/>
                                  </w:rPr>
                                  <w:t>Peanuts</w:t>
                                </w:r>
                              </w:p>
                            </w:txbxContent>
                          </wps:txbx>
                          <wps:bodyPr rot="0" vert="horz" wrap="square" lIns="91440" tIns="45720" rIns="91440" bIns="45720" anchor="t" anchorCtr="0">
                            <a:noAutofit/>
                          </wps:bodyPr>
                        </wps:wsp>
                        <wps:wsp>
                          <wps:cNvPr id="10" name="Text Box 2"/>
                          <wps:cNvSpPr txBox="1">
                            <a:spLocks noChangeArrowheads="1"/>
                          </wps:cNvSpPr>
                          <wps:spPr bwMode="auto">
                            <a:xfrm>
                              <a:off x="2329592" y="2090979"/>
                              <a:ext cx="873124" cy="386714"/>
                            </a:xfrm>
                            <a:prstGeom prst="rect">
                              <a:avLst/>
                            </a:prstGeom>
                            <a:noFill/>
                            <a:ln w="9525">
                              <a:noFill/>
                              <a:miter lim="800000"/>
                              <a:headEnd/>
                              <a:tailEnd/>
                            </a:ln>
                          </wps:spPr>
                          <wps:txbx>
                            <w:txbxContent>
                              <w:p w14:paraId="07ABA6FC" w14:textId="77777777" w:rsidR="00003BE4" w:rsidRPr="00230675" w:rsidRDefault="00003BE4" w:rsidP="00B3585F">
                                <w:pPr>
                                  <w:rPr>
                                    <w:b/>
                                  </w:rPr>
                                </w:pPr>
                                <w:r>
                                  <w:rPr>
                                    <w:b/>
                                  </w:rPr>
                                  <w:t>Soybeans</w:t>
                                </w:r>
                              </w:p>
                            </w:txbxContent>
                          </wps:txbx>
                          <wps:bodyPr rot="0" vert="horz" wrap="square" lIns="91440" tIns="45720" rIns="91440" bIns="45720" anchor="t" anchorCtr="0">
                            <a:noAutofit/>
                          </wps:bodyPr>
                        </wps:wsp>
                        <wps:wsp>
                          <wps:cNvPr id="11" name="Text Box 2"/>
                          <wps:cNvSpPr txBox="1">
                            <a:spLocks noChangeArrowheads="1"/>
                          </wps:cNvSpPr>
                          <wps:spPr bwMode="auto">
                            <a:xfrm>
                              <a:off x="2095500" y="2562178"/>
                              <a:ext cx="873124" cy="570864"/>
                            </a:xfrm>
                            <a:prstGeom prst="rect">
                              <a:avLst/>
                            </a:prstGeom>
                            <a:noFill/>
                            <a:ln w="9525">
                              <a:noFill/>
                              <a:miter lim="800000"/>
                              <a:headEnd/>
                              <a:tailEnd/>
                            </a:ln>
                          </wps:spPr>
                          <wps:txbx>
                            <w:txbxContent>
                              <w:p w14:paraId="5F31BF67" w14:textId="77777777" w:rsidR="00003BE4" w:rsidRPr="00230675" w:rsidRDefault="00003BE4" w:rsidP="00B3585F">
                                <w:pPr>
                                  <w:rPr>
                                    <w:b/>
                                  </w:rPr>
                                </w:pPr>
                                <w:r>
                                  <w:rPr>
                                    <w:b/>
                                  </w:rPr>
                                  <w:t>Sweet Potatoes</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2136A6CA" id="Group 1" o:spid="_x0000_s1026" style="position:absolute;margin-left:13.2pt;margin-top:0;width:440.8pt;height:520.8pt;z-index:-251658240;mso-position-horizontal-relative:margin;mso-width-relative:margin;mso-height-relative:margin" coordsize="32027,38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">
                <v:shapetype id="_x0000_t202" coordsize="21600,21600" o:spt="202" path="m,l,21600r21600,l21600,xe">
                  <v:stroke joinstyle="miter"/>
                  <v:path gradientshapeok="t" o:connecttype="rect"/>
                </v:shapetype>
                <v:shape id="Text Box 2" o:spid="_x0000_s1027" type="#_x0000_t202" style="position:absolute;top:36494;width:31451;height:2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5AB66439" w14:textId="09A8C63A" w:rsidR="00003BE4" w:rsidRPr="00230675" w:rsidRDefault="00003BE4" w:rsidP="00B3585F">
                        <w:pPr>
                          <w:rPr>
                            <w:rFonts w:ascii="Times New Roman" w:hAnsi="Times New Roman" w:cs="Times New Roman"/>
                            <w:sz w:val="20"/>
                            <w:szCs w:val="20"/>
                          </w:rPr>
                        </w:pPr>
                        <w:r w:rsidRPr="00230675">
                          <w:rPr>
                            <w:rFonts w:ascii="Times New Roman" w:hAnsi="Times New Roman" w:cs="Times New Roman"/>
                            <w:i/>
                            <w:sz w:val="20"/>
                            <w:szCs w:val="20"/>
                          </w:rPr>
                          <w:t>Figure 1</w:t>
                        </w:r>
                        <w:r>
                          <w:rPr>
                            <w:rFonts w:ascii="Times New Roman" w:hAnsi="Times New Roman" w:cs="Times New Roman"/>
                            <w:sz w:val="20"/>
                            <w:szCs w:val="20"/>
                          </w:rPr>
                          <w:t xml:space="preserve">: Years of county-level crop yield data. Crops were analyzed for climatic relationships only when meeting the 30-years’ worth of data threshold. </w:t>
                        </w:r>
                      </w:p>
                    </w:txbxContent>
                  </v:textbox>
                </v:shape>
                <v:group id="Group 13" o:spid="_x0000_s1028" style="position:absolute;width:32027;height:36341" coordsize="32027,36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9" type="#_x0000_t75" style="position:absolute;width:31603;height:36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">
                    <v:imagedata r:id="rId25" o:title="" croptop="4975f"/>
                  </v:shape>
                  <v:shape id="Text Box 2" o:spid="_x0000_s1030" type="#_x0000_t202" style="position:absolute;left:9429;top:8096;width:5715;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14:paraId="222FC49D" w14:textId="77777777" w:rsidR="00003BE4" w:rsidRPr="00230675" w:rsidRDefault="00003BE4" w:rsidP="00B3585F">
                          <w:pPr>
                            <w:rPr>
                              <w:b/>
                            </w:rPr>
                          </w:pPr>
                          <w:r w:rsidRPr="00230675">
                            <w:rPr>
                              <w:b/>
                            </w:rPr>
                            <w:t>Corn</w:t>
                          </w:r>
                        </w:p>
                      </w:txbxContent>
                    </v:textbox>
                  </v:shape>
                  <v:shape id="Text Box 2" o:spid="_x0000_s1031" type="#_x0000_t202" style="position:absolute;left:22955;top:8096;width:6566;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D966FB6" w14:textId="77777777" w:rsidR="00003BE4" w:rsidRPr="00230675" w:rsidRDefault="00003BE4" w:rsidP="00B3585F">
                          <w:pPr>
                            <w:rPr>
                              <w:b/>
                            </w:rPr>
                          </w:pPr>
                          <w:r w:rsidRPr="00230675">
                            <w:rPr>
                              <w:b/>
                            </w:rPr>
                            <w:t>Co</w:t>
                          </w:r>
                          <w:r>
                            <w:rPr>
                              <w:b/>
                            </w:rPr>
                            <w:t>tton</w:t>
                          </w:r>
                        </w:p>
                      </w:txbxContent>
                    </v:textbox>
                  </v:shape>
                  <v:shape id="Text Box 2" o:spid="_x0000_s1032" type="#_x0000_t202" style="position:absolute;left:9429;top:20192;width:7385;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2F486732" w14:textId="77777777" w:rsidR="00003BE4" w:rsidRPr="00230675" w:rsidRDefault="00003BE4" w:rsidP="00B3585F">
                          <w:pPr>
                            <w:rPr>
                              <w:b/>
                            </w:rPr>
                          </w:pPr>
                          <w:r>
                            <w:rPr>
                              <w:b/>
                            </w:rPr>
                            <w:t>Peanuts</w:t>
                          </w:r>
                        </w:p>
                      </w:txbxContent>
                    </v:textbox>
                  </v:shape>
                  <v:shape id="Text Box 2" o:spid="_x0000_s1033" type="#_x0000_t202" style="position:absolute;left:23295;top:20909;width:8732;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07ABA6FC" w14:textId="77777777" w:rsidR="00003BE4" w:rsidRPr="00230675" w:rsidRDefault="00003BE4" w:rsidP="00B3585F">
                          <w:pPr>
                            <w:rPr>
                              <w:b/>
                            </w:rPr>
                          </w:pPr>
                          <w:r>
                            <w:rPr>
                              <w:b/>
                            </w:rPr>
                            <w:t>Soybeans</w:t>
                          </w:r>
                        </w:p>
                      </w:txbxContent>
                    </v:textbox>
                  </v:shape>
                  <v:shape id="Text Box 2" o:spid="_x0000_s1034" type="#_x0000_t202" style="position:absolute;left:20955;top:25621;width:8731;height:5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5F31BF67" w14:textId="77777777" w:rsidR="00003BE4" w:rsidRPr="00230675" w:rsidRDefault="00003BE4" w:rsidP="00B3585F">
                          <w:pPr>
                            <w:rPr>
                              <w:b/>
                            </w:rPr>
                          </w:pPr>
                          <w:r>
                            <w:rPr>
                              <w:b/>
                            </w:rPr>
                            <w:t>Sweet Potatoes</w:t>
                          </w:r>
                        </w:p>
                      </w:txbxContent>
                    </v:textbox>
                  </v:shape>
                </v:group>
                <w10:wrap type="square" anchorx="margin"/>
              </v:group>
            </w:pict>
          </mc:Fallback>
        </mc:AlternateContent>
      </w:r>
    </w:p>
    <w:p w14:paraId="5BC969DB" w14:textId="58EEF0EA" w:rsidR="00B36FA3" w:rsidRDefault="00B36FA3">
      <w:pPr>
        <w:rPr>
          <w:b/>
        </w:rPr>
      </w:pPr>
    </w:p>
    <w:p w14:paraId="619D3299" w14:textId="66AAFF81" w:rsidR="00B36FA3" w:rsidRDefault="00B36FA3">
      <w:pPr>
        <w:rPr>
          <w:b/>
        </w:rPr>
      </w:pPr>
    </w:p>
    <w:p w14:paraId="4918F598" w14:textId="5D929A1D" w:rsidR="00B36FA3" w:rsidRDefault="00B36FA3">
      <w:pPr>
        <w:rPr>
          <w:b/>
        </w:rPr>
      </w:pPr>
    </w:p>
    <w:p w14:paraId="4E6A1F73" w14:textId="4993DF61" w:rsidR="00FC5410" w:rsidRDefault="00FC5410">
      <w:pPr>
        <w:rPr>
          <w:b/>
        </w:rPr>
      </w:pPr>
    </w:p>
    <w:p w14:paraId="60823037" w14:textId="01B8AF2D" w:rsidR="00FC5410" w:rsidRDefault="00FC5410">
      <w:pPr>
        <w:rPr>
          <w:b/>
        </w:rPr>
      </w:pPr>
    </w:p>
    <w:tbl>
      <w:tblPr>
        <w:tblpPr w:leftFromText="180" w:rightFromText="180" w:vertAnchor="page" w:horzAnchor="margin" w:tblpXSpec="center" w:tblpY="1201"/>
        <w:tblW w:w="11471" w:type="dxa"/>
        <w:tblLook w:val="0600" w:firstRow="0" w:lastRow="0" w:firstColumn="0" w:lastColumn="0" w:noHBand="1" w:noVBand="1"/>
      </w:tblPr>
      <w:tblGrid>
        <w:gridCol w:w="1243"/>
        <w:gridCol w:w="788"/>
        <w:gridCol w:w="1243"/>
        <w:gridCol w:w="963"/>
        <w:gridCol w:w="1136"/>
        <w:gridCol w:w="574"/>
        <w:gridCol w:w="593"/>
        <w:gridCol w:w="1136"/>
        <w:gridCol w:w="1696"/>
        <w:gridCol w:w="963"/>
        <w:gridCol w:w="1136"/>
      </w:tblGrid>
      <w:tr w:rsidR="00FC5410" w:rsidRPr="0097331E" w14:paraId="335AB545" w14:textId="77777777" w:rsidTr="00531523">
        <w:trPr>
          <w:trHeight w:val="260"/>
        </w:trPr>
        <w:tc>
          <w:tcPr>
            <w:tcW w:w="1243" w:type="dxa"/>
            <w:tcBorders>
              <w:top w:val="nil"/>
              <w:left w:val="nil"/>
              <w:right w:val="single" w:sz="4" w:space="0" w:color="auto"/>
            </w:tcBorders>
            <w:shd w:val="clear" w:color="D9D9D9" w:fill="D9D9D9"/>
            <w:noWrap/>
            <w:vAlign w:val="bottom"/>
            <w:hideMark/>
          </w:tcPr>
          <w:p w14:paraId="7F9B90BA" w14:textId="77777777" w:rsidR="00FC5410" w:rsidRPr="0097331E" w:rsidRDefault="00FC5410" w:rsidP="00FC5410">
            <w:pPr>
              <w:spacing w:after="0" w:line="240" w:lineRule="auto"/>
              <w:jc w:val="center"/>
              <w:rPr>
                <w:rFonts w:ascii="Times New Roman" w:eastAsia="Times New Roman" w:hAnsi="Times New Roman" w:cs="Times New Roman"/>
                <w:color w:val="000000"/>
                <w:sz w:val="24"/>
                <w:szCs w:val="24"/>
              </w:rPr>
            </w:pPr>
            <w:r w:rsidRPr="0097331E">
              <w:rPr>
                <w:rFonts w:ascii="Times New Roman" w:eastAsia="Times New Roman" w:hAnsi="Times New Roman" w:cs="Times New Roman"/>
                <w:color w:val="000000"/>
                <w:sz w:val="24"/>
                <w:szCs w:val="24"/>
              </w:rPr>
              <w:lastRenderedPageBreak/>
              <w:t> </w:t>
            </w:r>
          </w:p>
        </w:tc>
        <w:tc>
          <w:tcPr>
            <w:tcW w:w="788" w:type="dxa"/>
            <w:tcBorders>
              <w:top w:val="nil"/>
              <w:left w:val="single" w:sz="4" w:space="0" w:color="auto"/>
              <w:bottom w:val="nil"/>
              <w:right w:val="nil"/>
            </w:tcBorders>
            <w:shd w:val="clear" w:color="D9D9D9" w:fill="D9D9D9"/>
            <w:noWrap/>
            <w:vAlign w:val="bottom"/>
            <w:hideMark/>
          </w:tcPr>
          <w:p w14:paraId="0E0C3911" w14:textId="77777777" w:rsidR="00FC5410" w:rsidRPr="0097331E" w:rsidRDefault="00FC5410" w:rsidP="00FC5410">
            <w:pPr>
              <w:spacing w:after="0" w:line="240" w:lineRule="auto"/>
              <w:jc w:val="center"/>
              <w:rPr>
                <w:rFonts w:ascii="Times New Roman" w:eastAsia="Times New Roman" w:hAnsi="Times New Roman" w:cs="Times New Roman"/>
                <w:color w:val="000000"/>
                <w:sz w:val="24"/>
                <w:szCs w:val="24"/>
              </w:rPr>
            </w:pPr>
            <w:r w:rsidRPr="0097331E">
              <w:rPr>
                <w:rFonts w:ascii="Times New Roman" w:eastAsia="Times New Roman" w:hAnsi="Times New Roman" w:cs="Times New Roman"/>
                <w:color w:val="000000"/>
                <w:sz w:val="24"/>
                <w:szCs w:val="24"/>
              </w:rPr>
              <w:t> </w:t>
            </w:r>
          </w:p>
        </w:tc>
        <w:tc>
          <w:tcPr>
            <w:tcW w:w="2206" w:type="dxa"/>
            <w:gridSpan w:val="2"/>
            <w:tcBorders>
              <w:top w:val="nil"/>
              <w:left w:val="nil"/>
              <w:bottom w:val="nil"/>
              <w:right w:val="nil"/>
            </w:tcBorders>
            <w:shd w:val="clear" w:color="D9D9D9" w:fill="D9D9D9"/>
            <w:noWrap/>
            <w:vAlign w:val="bottom"/>
            <w:hideMark/>
          </w:tcPr>
          <w:p w14:paraId="05F600A5" w14:textId="77777777" w:rsidR="00FC5410" w:rsidRPr="0097331E" w:rsidRDefault="00FC5410" w:rsidP="00FC541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Georgia</w:t>
            </w:r>
          </w:p>
        </w:tc>
        <w:tc>
          <w:tcPr>
            <w:tcW w:w="1136" w:type="dxa"/>
            <w:tcBorders>
              <w:top w:val="nil"/>
              <w:left w:val="nil"/>
              <w:bottom w:val="nil"/>
              <w:right w:val="nil"/>
            </w:tcBorders>
            <w:shd w:val="clear" w:color="D9D9D9" w:fill="D9D9D9"/>
            <w:noWrap/>
            <w:vAlign w:val="bottom"/>
            <w:hideMark/>
          </w:tcPr>
          <w:p w14:paraId="498367A6" w14:textId="77777777" w:rsidR="00FC5410" w:rsidRPr="0097331E" w:rsidRDefault="00FC5410" w:rsidP="00FC5410">
            <w:pPr>
              <w:spacing w:after="0" w:line="240" w:lineRule="auto"/>
              <w:jc w:val="center"/>
              <w:rPr>
                <w:rFonts w:ascii="Times New Roman" w:eastAsia="Times New Roman" w:hAnsi="Times New Roman" w:cs="Times New Roman"/>
                <w:color w:val="000000"/>
                <w:sz w:val="24"/>
                <w:szCs w:val="24"/>
              </w:rPr>
            </w:pPr>
            <w:r w:rsidRPr="0097331E">
              <w:rPr>
                <w:rFonts w:ascii="Times New Roman" w:eastAsia="Times New Roman" w:hAnsi="Times New Roman" w:cs="Times New Roman"/>
                <w:color w:val="000000"/>
                <w:sz w:val="24"/>
                <w:szCs w:val="24"/>
              </w:rPr>
              <w:t> </w:t>
            </w:r>
          </w:p>
        </w:tc>
        <w:tc>
          <w:tcPr>
            <w:tcW w:w="574" w:type="dxa"/>
            <w:tcBorders>
              <w:top w:val="nil"/>
              <w:left w:val="nil"/>
              <w:bottom w:val="nil"/>
              <w:right w:val="nil"/>
            </w:tcBorders>
            <w:shd w:val="clear" w:color="D9D9D9" w:fill="D9D9D9"/>
            <w:noWrap/>
            <w:vAlign w:val="bottom"/>
            <w:hideMark/>
          </w:tcPr>
          <w:p w14:paraId="512C1D80" w14:textId="77777777" w:rsidR="00FC5410" w:rsidRPr="0097331E" w:rsidRDefault="00FC5410" w:rsidP="00FC5410">
            <w:pPr>
              <w:spacing w:after="0" w:line="240" w:lineRule="auto"/>
              <w:jc w:val="center"/>
              <w:rPr>
                <w:rFonts w:ascii="Times New Roman" w:eastAsia="Times New Roman" w:hAnsi="Times New Roman" w:cs="Times New Roman"/>
                <w:color w:val="000000"/>
                <w:sz w:val="24"/>
                <w:szCs w:val="24"/>
              </w:rPr>
            </w:pPr>
            <w:r w:rsidRPr="0097331E">
              <w:rPr>
                <w:rFonts w:ascii="Times New Roman" w:eastAsia="Times New Roman" w:hAnsi="Times New Roman" w:cs="Times New Roman"/>
                <w:color w:val="000000"/>
                <w:sz w:val="24"/>
                <w:szCs w:val="24"/>
              </w:rPr>
              <w:t> </w:t>
            </w:r>
          </w:p>
        </w:tc>
        <w:tc>
          <w:tcPr>
            <w:tcW w:w="1729" w:type="dxa"/>
            <w:gridSpan w:val="2"/>
            <w:tcBorders>
              <w:top w:val="nil"/>
              <w:left w:val="nil"/>
              <w:bottom w:val="nil"/>
              <w:right w:val="nil"/>
            </w:tcBorders>
            <w:shd w:val="clear" w:color="D9D9D9" w:fill="D9D9D9"/>
            <w:noWrap/>
            <w:vAlign w:val="bottom"/>
            <w:hideMark/>
          </w:tcPr>
          <w:p w14:paraId="24749B4E" w14:textId="77777777" w:rsidR="00FC5410" w:rsidRPr="0097331E" w:rsidRDefault="00FC5410" w:rsidP="00FC5410">
            <w:pPr>
              <w:spacing w:after="0" w:line="240" w:lineRule="auto"/>
              <w:jc w:val="center"/>
              <w:rPr>
                <w:rFonts w:ascii="Times New Roman" w:eastAsia="Times New Roman" w:hAnsi="Times New Roman" w:cs="Times New Roman"/>
                <w:color w:val="000000"/>
                <w:sz w:val="24"/>
                <w:szCs w:val="24"/>
              </w:rPr>
            </w:pPr>
            <w:r w:rsidRPr="0097331E">
              <w:rPr>
                <w:rFonts w:ascii="Times New Roman" w:eastAsia="Times New Roman" w:hAnsi="Times New Roman" w:cs="Times New Roman"/>
                <w:color w:val="000000"/>
                <w:sz w:val="24"/>
                <w:szCs w:val="24"/>
              </w:rPr>
              <w:t> </w:t>
            </w:r>
          </w:p>
        </w:tc>
        <w:tc>
          <w:tcPr>
            <w:tcW w:w="2659" w:type="dxa"/>
            <w:gridSpan w:val="2"/>
            <w:tcBorders>
              <w:top w:val="nil"/>
              <w:left w:val="nil"/>
              <w:bottom w:val="nil"/>
              <w:right w:val="nil"/>
            </w:tcBorders>
            <w:shd w:val="clear" w:color="D9D9D9" w:fill="D9D9D9"/>
            <w:noWrap/>
            <w:vAlign w:val="bottom"/>
            <w:hideMark/>
          </w:tcPr>
          <w:p w14:paraId="2876D714" w14:textId="77777777" w:rsidR="00FC5410" w:rsidRPr="0097331E" w:rsidRDefault="00FC5410" w:rsidP="00FC5410">
            <w:pPr>
              <w:spacing w:after="0" w:line="240" w:lineRule="auto"/>
              <w:jc w:val="center"/>
              <w:rPr>
                <w:rFonts w:ascii="Times New Roman" w:eastAsia="Times New Roman" w:hAnsi="Times New Roman" w:cs="Times New Roman"/>
                <w:color w:val="000000"/>
                <w:sz w:val="24"/>
                <w:szCs w:val="24"/>
              </w:rPr>
            </w:pPr>
            <w:r w:rsidRPr="0097331E">
              <w:rPr>
                <w:rFonts w:ascii="Times New Roman" w:eastAsia="Times New Roman" w:hAnsi="Times New Roman" w:cs="Times New Roman"/>
                <w:color w:val="000000"/>
                <w:sz w:val="24"/>
                <w:szCs w:val="24"/>
              </w:rPr>
              <w:t>S. Carolina</w:t>
            </w:r>
          </w:p>
        </w:tc>
        <w:tc>
          <w:tcPr>
            <w:tcW w:w="1136" w:type="dxa"/>
            <w:tcBorders>
              <w:top w:val="nil"/>
              <w:left w:val="nil"/>
              <w:bottom w:val="nil"/>
              <w:right w:val="nil"/>
            </w:tcBorders>
            <w:shd w:val="clear" w:color="D9D9D9" w:fill="D9D9D9"/>
            <w:noWrap/>
            <w:vAlign w:val="bottom"/>
            <w:hideMark/>
          </w:tcPr>
          <w:p w14:paraId="7225E8A3" w14:textId="77777777" w:rsidR="00FC5410" w:rsidRPr="0097331E" w:rsidRDefault="00FC5410" w:rsidP="00FC5410">
            <w:pPr>
              <w:spacing w:after="0" w:line="240" w:lineRule="auto"/>
              <w:jc w:val="center"/>
              <w:rPr>
                <w:rFonts w:ascii="Times New Roman" w:eastAsia="Times New Roman" w:hAnsi="Times New Roman" w:cs="Times New Roman"/>
                <w:color w:val="000000"/>
                <w:sz w:val="24"/>
                <w:szCs w:val="24"/>
              </w:rPr>
            </w:pPr>
            <w:r w:rsidRPr="0097331E">
              <w:rPr>
                <w:rFonts w:ascii="Times New Roman" w:eastAsia="Times New Roman" w:hAnsi="Times New Roman" w:cs="Times New Roman"/>
                <w:color w:val="000000"/>
                <w:sz w:val="24"/>
                <w:szCs w:val="24"/>
              </w:rPr>
              <w:t> </w:t>
            </w:r>
          </w:p>
        </w:tc>
      </w:tr>
      <w:tr w:rsidR="00FC5410" w:rsidRPr="0097331E" w14:paraId="7E9C9D76" w14:textId="77777777" w:rsidTr="00531523">
        <w:trPr>
          <w:trHeight w:val="143"/>
        </w:trPr>
        <w:tc>
          <w:tcPr>
            <w:tcW w:w="1243" w:type="dxa"/>
            <w:tcBorders>
              <w:top w:val="nil"/>
              <w:left w:val="nil"/>
              <w:bottom w:val="single" w:sz="4" w:space="0" w:color="auto"/>
              <w:right w:val="single" w:sz="4" w:space="0" w:color="auto"/>
            </w:tcBorders>
            <w:shd w:val="clear" w:color="auto" w:fill="auto"/>
            <w:noWrap/>
            <w:vAlign w:val="bottom"/>
            <w:hideMark/>
          </w:tcPr>
          <w:p w14:paraId="39E8DBE1" w14:textId="77777777" w:rsidR="00FC5410" w:rsidRPr="0097331E" w:rsidRDefault="00FC5410" w:rsidP="00FC541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Month</w:t>
            </w:r>
          </w:p>
        </w:tc>
        <w:tc>
          <w:tcPr>
            <w:tcW w:w="788" w:type="dxa"/>
            <w:tcBorders>
              <w:top w:val="nil"/>
              <w:left w:val="single" w:sz="4" w:space="0" w:color="auto"/>
              <w:bottom w:val="nil"/>
              <w:right w:val="nil"/>
            </w:tcBorders>
            <w:shd w:val="clear" w:color="auto" w:fill="auto"/>
            <w:noWrap/>
            <w:vAlign w:val="bottom"/>
            <w:hideMark/>
          </w:tcPr>
          <w:p w14:paraId="354808FA" w14:textId="77777777" w:rsidR="00FC5410" w:rsidRPr="0097331E" w:rsidRDefault="00FC5410" w:rsidP="00FC5410">
            <w:pPr>
              <w:spacing w:after="0" w:line="240" w:lineRule="auto"/>
              <w:jc w:val="center"/>
              <w:rPr>
                <w:rFonts w:ascii="Times New Roman" w:eastAsia="Times New Roman" w:hAnsi="Times New Roman" w:cs="Times New Roman"/>
                <w:color w:val="000000"/>
                <w:sz w:val="24"/>
                <w:szCs w:val="24"/>
              </w:rPr>
            </w:pPr>
            <w:r w:rsidRPr="0097331E">
              <w:rPr>
                <w:rFonts w:ascii="Times New Roman" w:eastAsia="Times New Roman" w:hAnsi="Times New Roman" w:cs="Times New Roman"/>
                <w:color w:val="000000"/>
                <w:sz w:val="24"/>
                <w:szCs w:val="24"/>
              </w:rPr>
              <w:t>Corn</w:t>
            </w:r>
          </w:p>
        </w:tc>
        <w:tc>
          <w:tcPr>
            <w:tcW w:w="1243" w:type="dxa"/>
            <w:tcBorders>
              <w:top w:val="nil"/>
              <w:left w:val="nil"/>
              <w:bottom w:val="nil"/>
              <w:right w:val="nil"/>
            </w:tcBorders>
            <w:shd w:val="clear" w:color="auto" w:fill="auto"/>
            <w:noWrap/>
            <w:vAlign w:val="bottom"/>
            <w:hideMark/>
          </w:tcPr>
          <w:p w14:paraId="278D282D" w14:textId="77777777" w:rsidR="00FC5410" w:rsidRPr="0097331E" w:rsidRDefault="00FC5410" w:rsidP="00FC5410">
            <w:pPr>
              <w:spacing w:after="0" w:line="240" w:lineRule="auto"/>
              <w:jc w:val="center"/>
              <w:rPr>
                <w:rFonts w:ascii="Times New Roman" w:eastAsia="Times New Roman" w:hAnsi="Times New Roman" w:cs="Times New Roman"/>
                <w:color w:val="000000"/>
                <w:sz w:val="24"/>
                <w:szCs w:val="24"/>
              </w:rPr>
            </w:pPr>
            <w:r w:rsidRPr="0097331E">
              <w:rPr>
                <w:rFonts w:ascii="Times New Roman" w:eastAsia="Times New Roman" w:hAnsi="Times New Roman" w:cs="Times New Roman"/>
                <w:color w:val="000000"/>
                <w:sz w:val="24"/>
                <w:szCs w:val="24"/>
              </w:rPr>
              <w:t>Cotton</w:t>
            </w:r>
          </w:p>
        </w:tc>
        <w:tc>
          <w:tcPr>
            <w:tcW w:w="963" w:type="dxa"/>
            <w:tcBorders>
              <w:top w:val="nil"/>
              <w:left w:val="nil"/>
              <w:bottom w:val="nil"/>
              <w:right w:val="nil"/>
            </w:tcBorders>
            <w:shd w:val="clear" w:color="auto" w:fill="auto"/>
            <w:noWrap/>
            <w:vAlign w:val="bottom"/>
            <w:hideMark/>
          </w:tcPr>
          <w:p w14:paraId="6D4B1984" w14:textId="77777777" w:rsidR="00FC5410" w:rsidRPr="0097331E" w:rsidRDefault="00FC5410" w:rsidP="00FC5410">
            <w:pPr>
              <w:spacing w:after="0" w:line="240" w:lineRule="auto"/>
              <w:jc w:val="center"/>
              <w:rPr>
                <w:rFonts w:ascii="Times New Roman" w:eastAsia="Times New Roman" w:hAnsi="Times New Roman" w:cs="Times New Roman"/>
                <w:color w:val="000000"/>
                <w:sz w:val="24"/>
                <w:szCs w:val="24"/>
              </w:rPr>
            </w:pPr>
            <w:r w:rsidRPr="0097331E">
              <w:rPr>
                <w:rFonts w:ascii="Times New Roman" w:eastAsia="Times New Roman" w:hAnsi="Times New Roman" w:cs="Times New Roman"/>
                <w:color w:val="000000"/>
                <w:sz w:val="24"/>
                <w:szCs w:val="24"/>
              </w:rPr>
              <w:t>Peanuts</w:t>
            </w:r>
          </w:p>
        </w:tc>
        <w:tc>
          <w:tcPr>
            <w:tcW w:w="1136" w:type="dxa"/>
            <w:tcBorders>
              <w:top w:val="nil"/>
              <w:left w:val="nil"/>
              <w:bottom w:val="nil"/>
              <w:right w:val="nil"/>
            </w:tcBorders>
            <w:shd w:val="clear" w:color="auto" w:fill="auto"/>
            <w:noWrap/>
            <w:vAlign w:val="bottom"/>
            <w:hideMark/>
          </w:tcPr>
          <w:p w14:paraId="751ECE9E" w14:textId="77777777" w:rsidR="00FC5410" w:rsidRPr="0097331E" w:rsidRDefault="00FC5410" w:rsidP="00FC5410">
            <w:pPr>
              <w:spacing w:after="0" w:line="240" w:lineRule="auto"/>
              <w:jc w:val="center"/>
              <w:rPr>
                <w:rFonts w:ascii="Times New Roman" w:eastAsia="Times New Roman" w:hAnsi="Times New Roman" w:cs="Times New Roman"/>
                <w:color w:val="000000"/>
                <w:sz w:val="24"/>
                <w:szCs w:val="24"/>
              </w:rPr>
            </w:pPr>
            <w:r w:rsidRPr="0097331E">
              <w:rPr>
                <w:rFonts w:ascii="Times New Roman" w:eastAsia="Times New Roman" w:hAnsi="Times New Roman" w:cs="Times New Roman"/>
                <w:color w:val="000000"/>
                <w:sz w:val="24"/>
                <w:szCs w:val="24"/>
              </w:rPr>
              <w:t>Soybeans</w:t>
            </w:r>
          </w:p>
        </w:tc>
        <w:tc>
          <w:tcPr>
            <w:tcW w:w="1167" w:type="dxa"/>
            <w:gridSpan w:val="2"/>
            <w:tcBorders>
              <w:top w:val="nil"/>
              <w:left w:val="nil"/>
              <w:bottom w:val="nil"/>
              <w:right w:val="nil"/>
            </w:tcBorders>
            <w:shd w:val="clear" w:color="auto" w:fill="auto"/>
            <w:noWrap/>
            <w:vAlign w:val="bottom"/>
            <w:hideMark/>
          </w:tcPr>
          <w:p w14:paraId="39E9725E" w14:textId="77777777" w:rsidR="00FC5410" w:rsidRPr="0097331E" w:rsidRDefault="00FC5410" w:rsidP="00FC5410">
            <w:pPr>
              <w:spacing w:after="0" w:line="240" w:lineRule="auto"/>
              <w:jc w:val="center"/>
              <w:rPr>
                <w:rFonts w:ascii="Times New Roman" w:eastAsia="Times New Roman" w:hAnsi="Times New Roman" w:cs="Times New Roman"/>
                <w:color w:val="000000"/>
                <w:sz w:val="24"/>
                <w:szCs w:val="24"/>
              </w:rPr>
            </w:pPr>
          </w:p>
        </w:tc>
        <w:tc>
          <w:tcPr>
            <w:tcW w:w="1136" w:type="dxa"/>
            <w:tcBorders>
              <w:top w:val="nil"/>
              <w:left w:val="nil"/>
              <w:bottom w:val="nil"/>
              <w:right w:val="nil"/>
            </w:tcBorders>
            <w:shd w:val="clear" w:color="auto" w:fill="auto"/>
            <w:noWrap/>
            <w:vAlign w:val="bottom"/>
            <w:hideMark/>
          </w:tcPr>
          <w:p w14:paraId="4BD55A70" w14:textId="77777777" w:rsidR="00FC5410" w:rsidRPr="0097331E" w:rsidRDefault="00FC5410" w:rsidP="00FC5410">
            <w:pPr>
              <w:spacing w:after="0" w:line="240" w:lineRule="auto"/>
              <w:jc w:val="center"/>
              <w:rPr>
                <w:rFonts w:ascii="Times New Roman" w:eastAsia="Times New Roman" w:hAnsi="Times New Roman" w:cs="Times New Roman"/>
                <w:color w:val="000000"/>
                <w:sz w:val="24"/>
                <w:szCs w:val="24"/>
              </w:rPr>
            </w:pPr>
            <w:r w:rsidRPr="0097331E">
              <w:rPr>
                <w:rFonts w:ascii="Times New Roman" w:eastAsia="Times New Roman" w:hAnsi="Times New Roman" w:cs="Times New Roman"/>
                <w:color w:val="000000"/>
                <w:sz w:val="24"/>
                <w:szCs w:val="24"/>
              </w:rPr>
              <w:t>Corn</w:t>
            </w:r>
          </w:p>
        </w:tc>
        <w:tc>
          <w:tcPr>
            <w:tcW w:w="1696" w:type="dxa"/>
            <w:tcBorders>
              <w:top w:val="nil"/>
              <w:left w:val="nil"/>
              <w:bottom w:val="nil"/>
              <w:right w:val="nil"/>
            </w:tcBorders>
            <w:shd w:val="clear" w:color="auto" w:fill="auto"/>
            <w:noWrap/>
            <w:vAlign w:val="bottom"/>
            <w:hideMark/>
          </w:tcPr>
          <w:p w14:paraId="52FB4FCE" w14:textId="77777777" w:rsidR="00FC5410" w:rsidRPr="0097331E" w:rsidRDefault="00FC5410" w:rsidP="00FC5410">
            <w:pPr>
              <w:spacing w:after="0" w:line="240" w:lineRule="auto"/>
              <w:jc w:val="center"/>
              <w:rPr>
                <w:rFonts w:ascii="Times New Roman" w:eastAsia="Times New Roman" w:hAnsi="Times New Roman" w:cs="Times New Roman"/>
                <w:color w:val="000000"/>
                <w:sz w:val="24"/>
                <w:szCs w:val="24"/>
              </w:rPr>
            </w:pPr>
            <w:r w:rsidRPr="0097331E">
              <w:rPr>
                <w:rFonts w:ascii="Times New Roman" w:eastAsia="Times New Roman" w:hAnsi="Times New Roman" w:cs="Times New Roman"/>
                <w:color w:val="000000"/>
                <w:sz w:val="24"/>
                <w:szCs w:val="24"/>
              </w:rPr>
              <w:t>Cotton</w:t>
            </w:r>
          </w:p>
        </w:tc>
        <w:tc>
          <w:tcPr>
            <w:tcW w:w="963" w:type="dxa"/>
            <w:tcBorders>
              <w:top w:val="nil"/>
              <w:left w:val="nil"/>
              <w:bottom w:val="nil"/>
              <w:right w:val="nil"/>
            </w:tcBorders>
            <w:shd w:val="clear" w:color="auto" w:fill="auto"/>
            <w:noWrap/>
            <w:vAlign w:val="bottom"/>
            <w:hideMark/>
          </w:tcPr>
          <w:p w14:paraId="0E3178DE" w14:textId="77777777" w:rsidR="00FC5410" w:rsidRPr="0097331E" w:rsidRDefault="00FC5410" w:rsidP="00FC5410">
            <w:pPr>
              <w:spacing w:after="0" w:line="240" w:lineRule="auto"/>
              <w:jc w:val="center"/>
              <w:rPr>
                <w:rFonts w:ascii="Times New Roman" w:eastAsia="Times New Roman" w:hAnsi="Times New Roman" w:cs="Times New Roman"/>
                <w:color w:val="000000"/>
                <w:sz w:val="24"/>
                <w:szCs w:val="24"/>
              </w:rPr>
            </w:pPr>
            <w:r w:rsidRPr="0097331E">
              <w:rPr>
                <w:rFonts w:ascii="Times New Roman" w:eastAsia="Times New Roman" w:hAnsi="Times New Roman" w:cs="Times New Roman"/>
                <w:color w:val="000000"/>
                <w:sz w:val="24"/>
                <w:szCs w:val="24"/>
              </w:rPr>
              <w:t>Peanuts</w:t>
            </w:r>
          </w:p>
        </w:tc>
        <w:tc>
          <w:tcPr>
            <w:tcW w:w="1136" w:type="dxa"/>
            <w:tcBorders>
              <w:top w:val="nil"/>
              <w:left w:val="nil"/>
              <w:bottom w:val="nil"/>
              <w:right w:val="nil"/>
            </w:tcBorders>
            <w:shd w:val="clear" w:color="auto" w:fill="auto"/>
            <w:noWrap/>
            <w:vAlign w:val="bottom"/>
            <w:hideMark/>
          </w:tcPr>
          <w:p w14:paraId="1AF686C3" w14:textId="77777777" w:rsidR="00FC5410" w:rsidRPr="0097331E" w:rsidRDefault="00FC5410" w:rsidP="00FC5410">
            <w:pPr>
              <w:spacing w:after="0" w:line="240" w:lineRule="auto"/>
              <w:jc w:val="center"/>
              <w:rPr>
                <w:rFonts w:ascii="Times New Roman" w:eastAsia="Times New Roman" w:hAnsi="Times New Roman" w:cs="Times New Roman"/>
                <w:color w:val="000000"/>
                <w:sz w:val="24"/>
                <w:szCs w:val="24"/>
              </w:rPr>
            </w:pPr>
            <w:r w:rsidRPr="0097331E">
              <w:rPr>
                <w:rFonts w:ascii="Times New Roman" w:eastAsia="Times New Roman" w:hAnsi="Times New Roman" w:cs="Times New Roman"/>
                <w:color w:val="000000"/>
                <w:sz w:val="24"/>
                <w:szCs w:val="24"/>
              </w:rPr>
              <w:t>Soybeans</w:t>
            </w:r>
          </w:p>
        </w:tc>
      </w:tr>
      <w:tr w:rsidR="00531523" w:rsidRPr="0097331E" w14:paraId="740A63AD" w14:textId="77777777" w:rsidTr="00531523">
        <w:trPr>
          <w:trHeight w:val="143"/>
        </w:trPr>
        <w:tc>
          <w:tcPr>
            <w:tcW w:w="1243" w:type="dxa"/>
            <w:tcBorders>
              <w:top w:val="single" w:sz="4" w:space="0" w:color="auto"/>
              <w:left w:val="nil"/>
              <w:bottom w:val="nil"/>
              <w:right w:val="single" w:sz="4" w:space="0" w:color="auto"/>
            </w:tcBorders>
            <w:shd w:val="clear" w:color="D9D9D9" w:fill="D9D9D9"/>
            <w:noWrap/>
            <w:vAlign w:val="bottom"/>
            <w:hideMark/>
          </w:tcPr>
          <w:p w14:paraId="5951A1AA" w14:textId="77777777" w:rsidR="00FC5410" w:rsidRPr="0097331E" w:rsidRDefault="00FC5410" w:rsidP="00FC5410">
            <w:pPr>
              <w:spacing w:after="0" w:line="240" w:lineRule="auto"/>
              <w:jc w:val="center"/>
              <w:rPr>
                <w:rFonts w:ascii="Times New Roman" w:eastAsia="Times New Roman" w:hAnsi="Times New Roman" w:cs="Times New Roman"/>
                <w:color w:val="000000"/>
                <w:sz w:val="24"/>
                <w:szCs w:val="24"/>
              </w:rPr>
            </w:pPr>
            <w:r w:rsidRPr="0097331E">
              <w:rPr>
                <w:rFonts w:ascii="Times New Roman" w:eastAsia="Times New Roman" w:hAnsi="Times New Roman" w:cs="Times New Roman"/>
                <w:color w:val="000000"/>
                <w:sz w:val="24"/>
                <w:szCs w:val="24"/>
              </w:rPr>
              <w:t>May</w:t>
            </w:r>
          </w:p>
        </w:tc>
        <w:tc>
          <w:tcPr>
            <w:tcW w:w="788" w:type="dxa"/>
            <w:tcBorders>
              <w:top w:val="nil"/>
              <w:left w:val="single" w:sz="4" w:space="0" w:color="auto"/>
              <w:bottom w:val="nil"/>
              <w:right w:val="nil"/>
            </w:tcBorders>
            <w:shd w:val="clear" w:color="D9D9D9" w:fill="D9D9D9"/>
            <w:noWrap/>
            <w:vAlign w:val="bottom"/>
            <w:hideMark/>
          </w:tcPr>
          <w:p w14:paraId="2BB3E2E2" w14:textId="77777777" w:rsidR="00FC5410" w:rsidRPr="0097331E" w:rsidRDefault="00FC5410" w:rsidP="00FC5410">
            <w:pPr>
              <w:spacing w:after="0" w:line="240" w:lineRule="auto"/>
              <w:jc w:val="center"/>
              <w:rPr>
                <w:rFonts w:ascii="Times New Roman" w:eastAsia="Times New Roman" w:hAnsi="Times New Roman" w:cs="Times New Roman"/>
                <w:b/>
                <w:bCs/>
                <w:color w:val="000000"/>
                <w:sz w:val="24"/>
                <w:szCs w:val="24"/>
              </w:rPr>
            </w:pPr>
            <w:r w:rsidRPr="0097331E">
              <w:rPr>
                <w:rFonts w:ascii="Times New Roman" w:eastAsia="Times New Roman" w:hAnsi="Times New Roman" w:cs="Times New Roman"/>
                <w:b/>
                <w:bCs/>
                <w:color w:val="000000"/>
                <w:sz w:val="24"/>
                <w:szCs w:val="24"/>
              </w:rPr>
              <w:t>-0.14</w:t>
            </w:r>
          </w:p>
        </w:tc>
        <w:tc>
          <w:tcPr>
            <w:tcW w:w="1243" w:type="dxa"/>
            <w:tcBorders>
              <w:top w:val="nil"/>
              <w:left w:val="nil"/>
              <w:bottom w:val="nil"/>
              <w:right w:val="nil"/>
            </w:tcBorders>
            <w:shd w:val="clear" w:color="D9D9D9" w:fill="D9D9D9"/>
            <w:noWrap/>
            <w:vAlign w:val="bottom"/>
            <w:hideMark/>
          </w:tcPr>
          <w:p w14:paraId="2F13AFB3" w14:textId="77777777" w:rsidR="00FC5410" w:rsidRPr="0097331E" w:rsidRDefault="00FC5410" w:rsidP="00FC5410">
            <w:pPr>
              <w:spacing w:after="0" w:line="240" w:lineRule="auto"/>
              <w:jc w:val="center"/>
              <w:rPr>
                <w:rFonts w:ascii="Times New Roman" w:eastAsia="Times New Roman" w:hAnsi="Times New Roman" w:cs="Times New Roman"/>
                <w:b/>
                <w:bCs/>
                <w:color w:val="000000"/>
                <w:sz w:val="24"/>
                <w:szCs w:val="24"/>
              </w:rPr>
            </w:pPr>
            <w:r w:rsidRPr="0097331E">
              <w:rPr>
                <w:rFonts w:ascii="Times New Roman" w:eastAsia="Times New Roman" w:hAnsi="Times New Roman" w:cs="Times New Roman"/>
                <w:b/>
                <w:bCs/>
                <w:color w:val="000000"/>
                <w:sz w:val="24"/>
                <w:szCs w:val="24"/>
              </w:rPr>
              <w:t>-0.11</w:t>
            </w:r>
          </w:p>
        </w:tc>
        <w:tc>
          <w:tcPr>
            <w:tcW w:w="963" w:type="dxa"/>
            <w:tcBorders>
              <w:top w:val="nil"/>
              <w:left w:val="nil"/>
              <w:bottom w:val="nil"/>
              <w:right w:val="nil"/>
            </w:tcBorders>
            <w:shd w:val="clear" w:color="D9D9D9" w:fill="D9D9D9"/>
            <w:noWrap/>
            <w:vAlign w:val="bottom"/>
            <w:hideMark/>
          </w:tcPr>
          <w:p w14:paraId="21483754" w14:textId="77777777" w:rsidR="00FC5410" w:rsidRPr="0097331E" w:rsidRDefault="00FC5410" w:rsidP="00FC5410">
            <w:pPr>
              <w:spacing w:after="0" w:line="240" w:lineRule="auto"/>
              <w:jc w:val="center"/>
              <w:rPr>
                <w:rFonts w:ascii="Times New Roman" w:eastAsia="Times New Roman" w:hAnsi="Times New Roman" w:cs="Times New Roman"/>
                <w:b/>
                <w:bCs/>
                <w:color w:val="000000"/>
                <w:sz w:val="24"/>
                <w:szCs w:val="24"/>
              </w:rPr>
            </w:pPr>
            <w:r w:rsidRPr="0097331E">
              <w:rPr>
                <w:rFonts w:ascii="Times New Roman" w:eastAsia="Times New Roman" w:hAnsi="Times New Roman" w:cs="Times New Roman"/>
                <w:b/>
                <w:bCs/>
                <w:color w:val="000000"/>
                <w:sz w:val="24"/>
                <w:szCs w:val="24"/>
              </w:rPr>
              <w:t>-0.05</w:t>
            </w:r>
          </w:p>
        </w:tc>
        <w:tc>
          <w:tcPr>
            <w:tcW w:w="1136" w:type="dxa"/>
            <w:tcBorders>
              <w:top w:val="nil"/>
              <w:left w:val="nil"/>
              <w:bottom w:val="nil"/>
              <w:right w:val="nil"/>
            </w:tcBorders>
            <w:shd w:val="clear" w:color="D9D9D9" w:fill="D9D9D9"/>
            <w:noWrap/>
            <w:vAlign w:val="bottom"/>
            <w:hideMark/>
          </w:tcPr>
          <w:p w14:paraId="6A7F4810" w14:textId="77777777" w:rsidR="00FC5410" w:rsidRPr="0097331E" w:rsidRDefault="00FC5410" w:rsidP="00FC5410">
            <w:pPr>
              <w:spacing w:after="0" w:line="240" w:lineRule="auto"/>
              <w:jc w:val="center"/>
              <w:rPr>
                <w:rFonts w:ascii="Times New Roman" w:eastAsia="Times New Roman" w:hAnsi="Times New Roman" w:cs="Times New Roman"/>
                <w:b/>
                <w:bCs/>
                <w:color w:val="000000"/>
                <w:sz w:val="24"/>
                <w:szCs w:val="24"/>
              </w:rPr>
            </w:pPr>
            <w:r w:rsidRPr="0097331E">
              <w:rPr>
                <w:rFonts w:ascii="Times New Roman" w:eastAsia="Times New Roman" w:hAnsi="Times New Roman" w:cs="Times New Roman"/>
                <w:b/>
                <w:bCs/>
                <w:color w:val="000000"/>
                <w:sz w:val="24"/>
                <w:szCs w:val="24"/>
              </w:rPr>
              <w:t>-0.09</w:t>
            </w:r>
          </w:p>
        </w:tc>
        <w:tc>
          <w:tcPr>
            <w:tcW w:w="1167" w:type="dxa"/>
            <w:gridSpan w:val="2"/>
            <w:tcBorders>
              <w:top w:val="nil"/>
              <w:left w:val="nil"/>
              <w:bottom w:val="nil"/>
              <w:right w:val="nil"/>
            </w:tcBorders>
            <w:shd w:val="clear" w:color="D9D9D9" w:fill="D9D9D9"/>
            <w:noWrap/>
            <w:vAlign w:val="bottom"/>
            <w:hideMark/>
          </w:tcPr>
          <w:p w14:paraId="2FFC70A5" w14:textId="77777777" w:rsidR="00FC5410" w:rsidRPr="0097331E" w:rsidRDefault="00FC5410" w:rsidP="00FC5410">
            <w:pPr>
              <w:spacing w:after="0" w:line="240" w:lineRule="auto"/>
              <w:jc w:val="center"/>
              <w:rPr>
                <w:rFonts w:ascii="Times New Roman" w:eastAsia="Times New Roman" w:hAnsi="Times New Roman" w:cs="Times New Roman"/>
                <w:b/>
                <w:bCs/>
                <w:color w:val="000000"/>
                <w:sz w:val="24"/>
                <w:szCs w:val="24"/>
              </w:rPr>
            </w:pPr>
            <w:r w:rsidRPr="0097331E">
              <w:rPr>
                <w:rFonts w:ascii="Times New Roman" w:eastAsia="Times New Roman" w:hAnsi="Times New Roman" w:cs="Times New Roman"/>
                <w:b/>
                <w:bCs/>
                <w:color w:val="000000"/>
                <w:sz w:val="24"/>
                <w:szCs w:val="24"/>
              </w:rPr>
              <w:t> </w:t>
            </w:r>
          </w:p>
        </w:tc>
        <w:tc>
          <w:tcPr>
            <w:tcW w:w="1136" w:type="dxa"/>
            <w:tcBorders>
              <w:top w:val="nil"/>
              <w:left w:val="nil"/>
              <w:bottom w:val="nil"/>
              <w:right w:val="nil"/>
            </w:tcBorders>
            <w:shd w:val="clear" w:color="D9D9D9" w:fill="D9D9D9"/>
            <w:noWrap/>
            <w:vAlign w:val="bottom"/>
            <w:hideMark/>
          </w:tcPr>
          <w:p w14:paraId="027A33D3" w14:textId="77777777" w:rsidR="00FC5410" w:rsidRPr="0097331E" w:rsidRDefault="00FC5410" w:rsidP="00FC5410">
            <w:pPr>
              <w:spacing w:after="0" w:line="240" w:lineRule="auto"/>
              <w:jc w:val="center"/>
              <w:rPr>
                <w:rFonts w:ascii="Times New Roman" w:eastAsia="Times New Roman" w:hAnsi="Times New Roman" w:cs="Times New Roman"/>
                <w:b/>
                <w:bCs/>
                <w:color w:val="000000"/>
                <w:sz w:val="24"/>
                <w:szCs w:val="24"/>
              </w:rPr>
            </w:pPr>
            <w:r w:rsidRPr="0097331E">
              <w:rPr>
                <w:rFonts w:ascii="Times New Roman" w:eastAsia="Times New Roman" w:hAnsi="Times New Roman" w:cs="Times New Roman"/>
                <w:b/>
                <w:bCs/>
                <w:color w:val="000000"/>
                <w:sz w:val="24"/>
                <w:szCs w:val="24"/>
              </w:rPr>
              <w:t>-0.15</w:t>
            </w:r>
          </w:p>
        </w:tc>
        <w:tc>
          <w:tcPr>
            <w:tcW w:w="1696" w:type="dxa"/>
            <w:tcBorders>
              <w:top w:val="nil"/>
              <w:left w:val="nil"/>
              <w:bottom w:val="nil"/>
              <w:right w:val="nil"/>
            </w:tcBorders>
            <w:shd w:val="clear" w:color="D9D9D9" w:fill="D9D9D9"/>
            <w:noWrap/>
            <w:vAlign w:val="bottom"/>
            <w:hideMark/>
          </w:tcPr>
          <w:p w14:paraId="2522DCE0" w14:textId="77777777" w:rsidR="00FC5410" w:rsidRPr="0097331E" w:rsidRDefault="00FC5410" w:rsidP="00FC5410">
            <w:pPr>
              <w:spacing w:after="0" w:line="240" w:lineRule="auto"/>
              <w:jc w:val="center"/>
              <w:rPr>
                <w:rFonts w:ascii="Times New Roman" w:eastAsia="Times New Roman" w:hAnsi="Times New Roman" w:cs="Times New Roman"/>
                <w:b/>
                <w:bCs/>
                <w:color w:val="000000"/>
                <w:sz w:val="24"/>
                <w:szCs w:val="24"/>
              </w:rPr>
            </w:pPr>
            <w:r w:rsidRPr="0097331E">
              <w:rPr>
                <w:rFonts w:ascii="Times New Roman" w:eastAsia="Times New Roman" w:hAnsi="Times New Roman" w:cs="Times New Roman"/>
                <w:b/>
                <w:bCs/>
                <w:color w:val="000000"/>
                <w:sz w:val="24"/>
                <w:szCs w:val="24"/>
              </w:rPr>
              <w:t>0.09</w:t>
            </w:r>
          </w:p>
        </w:tc>
        <w:tc>
          <w:tcPr>
            <w:tcW w:w="963" w:type="dxa"/>
            <w:tcBorders>
              <w:top w:val="nil"/>
              <w:left w:val="nil"/>
              <w:bottom w:val="nil"/>
              <w:right w:val="nil"/>
            </w:tcBorders>
            <w:shd w:val="clear" w:color="D9D9D9" w:fill="D9D9D9"/>
            <w:noWrap/>
            <w:vAlign w:val="bottom"/>
            <w:hideMark/>
          </w:tcPr>
          <w:p w14:paraId="45805232" w14:textId="77777777" w:rsidR="00FC5410" w:rsidRPr="0097331E" w:rsidRDefault="00FC5410" w:rsidP="00FC5410">
            <w:pPr>
              <w:spacing w:after="0" w:line="240" w:lineRule="auto"/>
              <w:jc w:val="center"/>
              <w:rPr>
                <w:rFonts w:ascii="Times New Roman" w:eastAsia="Times New Roman" w:hAnsi="Times New Roman" w:cs="Times New Roman"/>
                <w:color w:val="000000"/>
                <w:sz w:val="24"/>
                <w:szCs w:val="24"/>
              </w:rPr>
            </w:pPr>
            <w:r w:rsidRPr="0097331E">
              <w:rPr>
                <w:rFonts w:ascii="Times New Roman" w:eastAsia="Times New Roman" w:hAnsi="Times New Roman" w:cs="Times New Roman"/>
                <w:color w:val="000000"/>
                <w:sz w:val="24"/>
                <w:szCs w:val="24"/>
              </w:rPr>
              <w:t>0.16</w:t>
            </w:r>
          </w:p>
        </w:tc>
        <w:tc>
          <w:tcPr>
            <w:tcW w:w="1136" w:type="dxa"/>
            <w:tcBorders>
              <w:top w:val="nil"/>
              <w:left w:val="nil"/>
              <w:bottom w:val="nil"/>
              <w:right w:val="nil"/>
            </w:tcBorders>
            <w:shd w:val="clear" w:color="D9D9D9" w:fill="D9D9D9"/>
            <w:noWrap/>
            <w:vAlign w:val="bottom"/>
            <w:hideMark/>
          </w:tcPr>
          <w:p w14:paraId="66DE2A51" w14:textId="77777777" w:rsidR="00FC5410" w:rsidRPr="0097331E" w:rsidRDefault="00FC5410" w:rsidP="00FC5410">
            <w:pPr>
              <w:spacing w:after="0" w:line="240" w:lineRule="auto"/>
              <w:jc w:val="center"/>
              <w:rPr>
                <w:rFonts w:ascii="Times New Roman" w:eastAsia="Times New Roman" w:hAnsi="Times New Roman" w:cs="Times New Roman"/>
                <w:color w:val="000000"/>
                <w:sz w:val="24"/>
                <w:szCs w:val="24"/>
              </w:rPr>
            </w:pPr>
            <w:r w:rsidRPr="0097331E">
              <w:rPr>
                <w:rFonts w:ascii="Times New Roman" w:eastAsia="Times New Roman" w:hAnsi="Times New Roman" w:cs="Times New Roman"/>
                <w:color w:val="000000"/>
                <w:sz w:val="24"/>
                <w:szCs w:val="24"/>
              </w:rPr>
              <w:t>0.04</w:t>
            </w:r>
          </w:p>
        </w:tc>
      </w:tr>
      <w:tr w:rsidR="00FC5410" w:rsidRPr="0097331E" w14:paraId="459DA45F" w14:textId="77777777" w:rsidTr="00531523">
        <w:trPr>
          <w:trHeight w:val="143"/>
        </w:trPr>
        <w:tc>
          <w:tcPr>
            <w:tcW w:w="1243" w:type="dxa"/>
            <w:tcBorders>
              <w:top w:val="nil"/>
              <w:left w:val="nil"/>
              <w:bottom w:val="nil"/>
              <w:right w:val="single" w:sz="4" w:space="0" w:color="auto"/>
            </w:tcBorders>
            <w:shd w:val="clear" w:color="auto" w:fill="auto"/>
            <w:noWrap/>
            <w:vAlign w:val="bottom"/>
            <w:hideMark/>
          </w:tcPr>
          <w:p w14:paraId="4D9EE686" w14:textId="77777777" w:rsidR="00FC5410" w:rsidRPr="0097331E" w:rsidRDefault="00FC5410" w:rsidP="00FC5410">
            <w:pPr>
              <w:spacing w:after="0" w:line="240" w:lineRule="auto"/>
              <w:jc w:val="center"/>
              <w:rPr>
                <w:rFonts w:ascii="Times New Roman" w:eastAsia="Times New Roman" w:hAnsi="Times New Roman" w:cs="Times New Roman"/>
                <w:color w:val="000000"/>
                <w:sz w:val="24"/>
                <w:szCs w:val="24"/>
              </w:rPr>
            </w:pPr>
            <w:r w:rsidRPr="0097331E">
              <w:rPr>
                <w:rFonts w:ascii="Times New Roman" w:eastAsia="Times New Roman" w:hAnsi="Times New Roman" w:cs="Times New Roman"/>
                <w:color w:val="000000"/>
                <w:sz w:val="24"/>
                <w:szCs w:val="24"/>
              </w:rPr>
              <w:t>June</w:t>
            </w:r>
          </w:p>
        </w:tc>
        <w:tc>
          <w:tcPr>
            <w:tcW w:w="788" w:type="dxa"/>
            <w:tcBorders>
              <w:top w:val="nil"/>
              <w:left w:val="single" w:sz="4" w:space="0" w:color="auto"/>
              <w:bottom w:val="nil"/>
              <w:right w:val="nil"/>
            </w:tcBorders>
            <w:shd w:val="clear" w:color="auto" w:fill="auto"/>
            <w:noWrap/>
            <w:vAlign w:val="bottom"/>
            <w:hideMark/>
          </w:tcPr>
          <w:p w14:paraId="63FE7420" w14:textId="77777777" w:rsidR="00FC5410" w:rsidRPr="0097331E" w:rsidRDefault="00FC5410" w:rsidP="00FC5410">
            <w:pPr>
              <w:spacing w:after="0" w:line="240" w:lineRule="auto"/>
              <w:jc w:val="center"/>
              <w:rPr>
                <w:rFonts w:ascii="Times New Roman" w:eastAsia="Times New Roman" w:hAnsi="Times New Roman" w:cs="Times New Roman"/>
                <w:b/>
                <w:bCs/>
                <w:color w:val="000000"/>
                <w:sz w:val="24"/>
                <w:szCs w:val="24"/>
              </w:rPr>
            </w:pPr>
            <w:r w:rsidRPr="0097331E">
              <w:rPr>
                <w:rFonts w:ascii="Times New Roman" w:eastAsia="Times New Roman" w:hAnsi="Times New Roman" w:cs="Times New Roman"/>
                <w:b/>
                <w:bCs/>
                <w:color w:val="000000"/>
                <w:sz w:val="24"/>
                <w:szCs w:val="24"/>
              </w:rPr>
              <w:t>-0.27</w:t>
            </w:r>
          </w:p>
        </w:tc>
        <w:tc>
          <w:tcPr>
            <w:tcW w:w="1243" w:type="dxa"/>
            <w:tcBorders>
              <w:top w:val="nil"/>
              <w:left w:val="nil"/>
              <w:bottom w:val="nil"/>
              <w:right w:val="nil"/>
            </w:tcBorders>
            <w:shd w:val="clear" w:color="auto" w:fill="auto"/>
            <w:noWrap/>
            <w:vAlign w:val="bottom"/>
            <w:hideMark/>
          </w:tcPr>
          <w:p w14:paraId="33B9DA79" w14:textId="77777777" w:rsidR="00FC5410" w:rsidRPr="0097331E" w:rsidRDefault="00FC5410" w:rsidP="00FC5410">
            <w:pPr>
              <w:spacing w:after="0" w:line="240" w:lineRule="auto"/>
              <w:jc w:val="center"/>
              <w:rPr>
                <w:rFonts w:ascii="Times New Roman" w:eastAsia="Times New Roman" w:hAnsi="Times New Roman" w:cs="Times New Roman"/>
                <w:b/>
                <w:bCs/>
                <w:color w:val="000000"/>
                <w:sz w:val="24"/>
                <w:szCs w:val="24"/>
              </w:rPr>
            </w:pPr>
            <w:r w:rsidRPr="0097331E">
              <w:rPr>
                <w:rFonts w:ascii="Times New Roman" w:eastAsia="Times New Roman" w:hAnsi="Times New Roman" w:cs="Times New Roman"/>
                <w:b/>
                <w:bCs/>
                <w:color w:val="000000"/>
                <w:sz w:val="24"/>
                <w:szCs w:val="24"/>
              </w:rPr>
              <w:t>-0.15</w:t>
            </w:r>
          </w:p>
        </w:tc>
        <w:tc>
          <w:tcPr>
            <w:tcW w:w="963" w:type="dxa"/>
            <w:tcBorders>
              <w:top w:val="nil"/>
              <w:left w:val="nil"/>
              <w:bottom w:val="nil"/>
              <w:right w:val="nil"/>
            </w:tcBorders>
            <w:shd w:val="clear" w:color="auto" w:fill="auto"/>
            <w:noWrap/>
            <w:vAlign w:val="bottom"/>
            <w:hideMark/>
          </w:tcPr>
          <w:p w14:paraId="7BFF2E8B" w14:textId="77777777" w:rsidR="00FC5410" w:rsidRPr="0097331E" w:rsidRDefault="00FC5410" w:rsidP="00FC5410">
            <w:pPr>
              <w:spacing w:after="0" w:line="240" w:lineRule="auto"/>
              <w:jc w:val="center"/>
              <w:rPr>
                <w:rFonts w:ascii="Times New Roman" w:eastAsia="Times New Roman" w:hAnsi="Times New Roman" w:cs="Times New Roman"/>
                <w:color w:val="000000"/>
                <w:sz w:val="24"/>
                <w:szCs w:val="24"/>
              </w:rPr>
            </w:pPr>
            <w:r w:rsidRPr="0097331E">
              <w:rPr>
                <w:rFonts w:ascii="Times New Roman" w:eastAsia="Times New Roman" w:hAnsi="Times New Roman" w:cs="Times New Roman"/>
                <w:color w:val="000000"/>
                <w:sz w:val="24"/>
                <w:szCs w:val="24"/>
              </w:rPr>
              <w:t>0.02</w:t>
            </w:r>
          </w:p>
        </w:tc>
        <w:tc>
          <w:tcPr>
            <w:tcW w:w="1136" w:type="dxa"/>
            <w:tcBorders>
              <w:top w:val="nil"/>
              <w:left w:val="nil"/>
              <w:bottom w:val="nil"/>
              <w:right w:val="nil"/>
            </w:tcBorders>
            <w:shd w:val="clear" w:color="auto" w:fill="auto"/>
            <w:noWrap/>
            <w:vAlign w:val="bottom"/>
            <w:hideMark/>
          </w:tcPr>
          <w:p w14:paraId="07A97B7E" w14:textId="77777777" w:rsidR="00FC5410" w:rsidRPr="0097331E" w:rsidRDefault="00FC5410" w:rsidP="00FC5410">
            <w:pPr>
              <w:spacing w:after="0" w:line="240" w:lineRule="auto"/>
              <w:jc w:val="center"/>
              <w:rPr>
                <w:rFonts w:ascii="Times New Roman" w:eastAsia="Times New Roman" w:hAnsi="Times New Roman" w:cs="Times New Roman"/>
                <w:b/>
                <w:bCs/>
                <w:color w:val="000000"/>
                <w:sz w:val="24"/>
                <w:szCs w:val="24"/>
              </w:rPr>
            </w:pPr>
            <w:r w:rsidRPr="0097331E">
              <w:rPr>
                <w:rFonts w:ascii="Times New Roman" w:eastAsia="Times New Roman" w:hAnsi="Times New Roman" w:cs="Times New Roman"/>
                <w:b/>
                <w:bCs/>
                <w:color w:val="000000"/>
                <w:sz w:val="24"/>
                <w:szCs w:val="24"/>
              </w:rPr>
              <w:t>-0.22</w:t>
            </w:r>
          </w:p>
        </w:tc>
        <w:tc>
          <w:tcPr>
            <w:tcW w:w="1167" w:type="dxa"/>
            <w:gridSpan w:val="2"/>
            <w:tcBorders>
              <w:top w:val="nil"/>
              <w:left w:val="nil"/>
              <w:bottom w:val="nil"/>
              <w:right w:val="nil"/>
            </w:tcBorders>
            <w:shd w:val="clear" w:color="auto" w:fill="auto"/>
            <w:noWrap/>
            <w:vAlign w:val="bottom"/>
            <w:hideMark/>
          </w:tcPr>
          <w:p w14:paraId="0BF340F5" w14:textId="77777777" w:rsidR="00FC5410" w:rsidRPr="0097331E" w:rsidRDefault="00FC5410" w:rsidP="00FC5410">
            <w:pPr>
              <w:spacing w:after="0" w:line="240" w:lineRule="auto"/>
              <w:jc w:val="center"/>
              <w:rPr>
                <w:rFonts w:ascii="Times New Roman" w:eastAsia="Times New Roman" w:hAnsi="Times New Roman" w:cs="Times New Roman"/>
                <w:b/>
                <w:bCs/>
                <w:color w:val="000000"/>
                <w:sz w:val="24"/>
                <w:szCs w:val="24"/>
              </w:rPr>
            </w:pPr>
          </w:p>
        </w:tc>
        <w:tc>
          <w:tcPr>
            <w:tcW w:w="1136" w:type="dxa"/>
            <w:tcBorders>
              <w:top w:val="nil"/>
              <w:left w:val="nil"/>
              <w:bottom w:val="nil"/>
              <w:right w:val="nil"/>
            </w:tcBorders>
            <w:shd w:val="clear" w:color="auto" w:fill="auto"/>
            <w:noWrap/>
            <w:vAlign w:val="bottom"/>
            <w:hideMark/>
          </w:tcPr>
          <w:p w14:paraId="0E0FA29E" w14:textId="77777777" w:rsidR="00FC5410" w:rsidRPr="0097331E" w:rsidRDefault="00FC5410" w:rsidP="00FC5410">
            <w:pPr>
              <w:spacing w:after="0" w:line="240" w:lineRule="auto"/>
              <w:jc w:val="center"/>
              <w:rPr>
                <w:rFonts w:ascii="Times New Roman" w:eastAsia="Times New Roman" w:hAnsi="Times New Roman" w:cs="Times New Roman"/>
                <w:b/>
                <w:bCs/>
                <w:color w:val="000000"/>
                <w:sz w:val="24"/>
                <w:szCs w:val="24"/>
              </w:rPr>
            </w:pPr>
            <w:r w:rsidRPr="0097331E">
              <w:rPr>
                <w:rFonts w:ascii="Times New Roman" w:eastAsia="Times New Roman" w:hAnsi="Times New Roman" w:cs="Times New Roman"/>
                <w:b/>
                <w:bCs/>
                <w:color w:val="000000"/>
                <w:sz w:val="24"/>
                <w:szCs w:val="24"/>
              </w:rPr>
              <w:t>-0.51</w:t>
            </w:r>
          </w:p>
        </w:tc>
        <w:tc>
          <w:tcPr>
            <w:tcW w:w="1696" w:type="dxa"/>
            <w:tcBorders>
              <w:top w:val="nil"/>
              <w:left w:val="nil"/>
              <w:bottom w:val="nil"/>
              <w:right w:val="nil"/>
            </w:tcBorders>
            <w:shd w:val="clear" w:color="auto" w:fill="auto"/>
            <w:noWrap/>
            <w:vAlign w:val="bottom"/>
            <w:hideMark/>
          </w:tcPr>
          <w:p w14:paraId="08DE2FF0" w14:textId="77777777" w:rsidR="00FC5410" w:rsidRPr="0097331E" w:rsidRDefault="00FC5410" w:rsidP="00FC5410">
            <w:pPr>
              <w:spacing w:after="0" w:line="240" w:lineRule="auto"/>
              <w:jc w:val="center"/>
              <w:rPr>
                <w:rFonts w:ascii="Times New Roman" w:eastAsia="Times New Roman" w:hAnsi="Times New Roman" w:cs="Times New Roman"/>
                <w:color w:val="000000"/>
                <w:sz w:val="24"/>
                <w:szCs w:val="24"/>
              </w:rPr>
            </w:pPr>
            <w:r w:rsidRPr="0097331E">
              <w:rPr>
                <w:rFonts w:ascii="Times New Roman" w:eastAsia="Times New Roman" w:hAnsi="Times New Roman" w:cs="Times New Roman"/>
                <w:color w:val="000000"/>
                <w:sz w:val="24"/>
                <w:szCs w:val="24"/>
              </w:rPr>
              <w:t>-0.01</w:t>
            </w:r>
          </w:p>
        </w:tc>
        <w:tc>
          <w:tcPr>
            <w:tcW w:w="963" w:type="dxa"/>
            <w:tcBorders>
              <w:top w:val="nil"/>
              <w:left w:val="nil"/>
              <w:bottom w:val="nil"/>
              <w:right w:val="nil"/>
            </w:tcBorders>
            <w:shd w:val="clear" w:color="auto" w:fill="auto"/>
            <w:noWrap/>
            <w:vAlign w:val="bottom"/>
            <w:hideMark/>
          </w:tcPr>
          <w:p w14:paraId="4EE1C7EE" w14:textId="77777777" w:rsidR="00FC5410" w:rsidRPr="0097331E" w:rsidRDefault="00FC5410" w:rsidP="00FC5410">
            <w:pPr>
              <w:spacing w:after="0" w:line="240" w:lineRule="auto"/>
              <w:jc w:val="center"/>
              <w:rPr>
                <w:rFonts w:ascii="Times New Roman" w:eastAsia="Times New Roman" w:hAnsi="Times New Roman" w:cs="Times New Roman"/>
                <w:color w:val="000000"/>
                <w:sz w:val="24"/>
                <w:szCs w:val="24"/>
              </w:rPr>
            </w:pPr>
            <w:r w:rsidRPr="0097331E">
              <w:rPr>
                <w:rFonts w:ascii="Times New Roman" w:eastAsia="Times New Roman" w:hAnsi="Times New Roman" w:cs="Times New Roman"/>
                <w:color w:val="000000"/>
                <w:sz w:val="24"/>
                <w:szCs w:val="24"/>
              </w:rPr>
              <w:t>0.03</w:t>
            </w:r>
          </w:p>
        </w:tc>
        <w:tc>
          <w:tcPr>
            <w:tcW w:w="1136" w:type="dxa"/>
            <w:tcBorders>
              <w:top w:val="nil"/>
              <w:left w:val="nil"/>
              <w:bottom w:val="nil"/>
              <w:right w:val="nil"/>
            </w:tcBorders>
            <w:shd w:val="clear" w:color="auto" w:fill="auto"/>
            <w:noWrap/>
            <w:vAlign w:val="bottom"/>
            <w:hideMark/>
          </w:tcPr>
          <w:p w14:paraId="46BFC2B6" w14:textId="77777777" w:rsidR="00FC5410" w:rsidRPr="0097331E" w:rsidRDefault="00FC5410" w:rsidP="00FC5410">
            <w:pPr>
              <w:spacing w:after="0" w:line="240" w:lineRule="auto"/>
              <w:jc w:val="center"/>
              <w:rPr>
                <w:rFonts w:ascii="Times New Roman" w:eastAsia="Times New Roman" w:hAnsi="Times New Roman" w:cs="Times New Roman"/>
                <w:b/>
                <w:bCs/>
                <w:color w:val="000000"/>
                <w:sz w:val="24"/>
                <w:szCs w:val="24"/>
              </w:rPr>
            </w:pPr>
            <w:r w:rsidRPr="0097331E">
              <w:rPr>
                <w:rFonts w:ascii="Times New Roman" w:eastAsia="Times New Roman" w:hAnsi="Times New Roman" w:cs="Times New Roman"/>
                <w:b/>
                <w:bCs/>
                <w:color w:val="000000"/>
                <w:sz w:val="24"/>
                <w:szCs w:val="24"/>
              </w:rPr>
              <w:t>-0.14</w:t>
            </w:r>
          </w:p>
        </w:tc>
      </w:tr>
      <w:tr w:rsidR="00531523" w:rsidRPr="0097331E" w14:paraId="74E15A2B" w14:textId="77777777" w:rsidTr="00531523">
        <w:trPr>
          <w:trHeight w:val="143"/>
        </w:trPr>
        <w:tc>
          <w:tcPr>
            <w:tcW w:w="1243" w:type="dxa"/>
            <w:tcBorders>
              <w:top w:val="nil"/>
              <w:left w:val="nil"/>
              <w:bottom w:val="nil"/>
              <w:right w:val="single" w:sz="4" w:space="0" w:color="auto"/>
            </w:tcBorders>
            <w:shd w:val="clear" w:color="D9D9D9" w:fill="D9D9D9"/>
            <w:noWrap/>
            <w:vAlign w:val="bottom"/>
            <w:hideMark/>
          </w:tcPr>
          <w:p w14:paraId="4BB7ABB3" w14:textId="77777777" w:rsidR="00FC5410" w:rsidRPr="0097331E" w:rsidRDefault="00FC5410" w:rsidP="00FC5410">
            <w:pPr>
              <w:spacing w:after="0" w:line="240" w:lineRule="auto"/>
              <w:jc w:val="center"/>
              <w:rPr>
                <w:rFonts w:ascii="Times New Roman" w:eastAsia="Times New Roman" w:hAnsi="Times New Roman" w:cs="Times New Roman"/>
                <w:color w:val="000000"/>
                <w:sz w:val="24"/>
                <w:szCs w:val="24"/>
              </w:rPr>
            </w:pPr>
            <w:r w:rsidRPr="0097331E">
              <w:rPr>
                <w:rFonts w:ascii="Times New Roman" w:eastAsia="Times New Roman" w:hAnsi="Times New Roman" w:cs="Times New Roman"/>
                <w:color w:val="000000"/>
                <w:sz w:val="24"/>
                <w:szCs w:val="24"/>
              </w:rPr>
              <w:t>July</w:t>
            </w:r>
          </w:p>
        </w:tc>
        <w:tc>
          <w:tcPr>
            <w:tcW w:w="788" w:type="dxa"/>
            <w:tcBorders>
              <w:top w:val="nil"/>
              <w:left w:val="single" w:sz="4" w:space="0" w:color="auto"/>
              <w:bottom w:val="nil"/>
              <w:right w:val="nil"/>
            </w:tcBorders>
            <w:shd w:val="clear" w:color="D9D9D9" w:fill="D9D9D9"/>
            <w:noWrap/>
            <w:vAlign w:val="bottom"/>
            <w:hideMark/>
          </w:tcPr>
          <w:p w14:paraId="6042CE0A" w14:textId="77777777" w:rsidR="00FC5410" w:rsidRPr="0097331E" w:rsidRDefault="00FC5410" w:rsidP="00FC5410">
            <w:pPr>
              <w:spacing w:after="0" w:line="240" w:lineRule="auto"/>
              <w:jc w:val="center"/>
              <w:rPr>
                <w:rFonts w:ascii="Times New Roman" w:eastAsia="Times New Roman" w:hAnsi="Times New Roman" w:cs="Times New Roman"/>
                <w:b/>
                <w:bCs/>
                <w:color w:val="000000"/>
                <w:sz w:val="24"/>
                <w:szCs w:val="24"/>
              </w:rPr>
            </w:pPr>
            <w:r w:rsidRPr="0097331E">
              <w:rPr>
                <w:rFonts w:ascii="Times New Roman" w:eastAsia="Times New Roman" w:hAnsi="Times New Roman" w:cs="Times New Roman"/>
                <w:b/>
                <w:bCs/>
                <w:color w:val="000000"/>
                <w:sz w:val="24"/>
                <w:szCs w:val="24"/>
              </w:rPr>
              <w:t>-0.41</w:t>
            </w:r>
          </w:p>
        </w:tc>
        <w:tc>
          <w:tcPr>
            <w:tcW w:w="1243" w:type="dxa"/>
            <w:tcBorders>
              <w:top w:val="nil"/>
              <w:left w:val="nil"/>
              <w:bottom w:val="nil"/>
              <w:right w:val="nil"/>
            </w:tcBorders>
            <w:shd w:val="clear" w:color="D9D9D9" w:fill="D9D9D9"/>
            <w:noWrap/>
            <w:vAlign w:val="bottom"/>
            <w:hideMark/>
          </w:tcPr>
          <w:p w14:paraId="7DE73191" w14:textId="77777777" w:rsidR="00FC5410" w:rsidRPr="0097331E" w:rsidRDefault="00FC5410" w:rsidP="00FC5410">
            <w:pPr>
              <w:spacing w:after="0" w:line="240" w:lineRule="auto"/>
              <w:jc w:val="center"/>
              <w:rPr>
                <w:rFonts w:ascii="Times New Roman" w:eastAsia="Times New Roman" w:hAnsi="Times New Roman" w:cs="Times New Roman"/>
                <w:b/>
                <w:bCs/>
                <w:color w:val="000000"/>
                <w:sz w:val="24"/>
                <w:szCs w:val="24"/>
              </w:rPr>
            </w:pPr>
            <w:r w:rsidRPr="0097331E">
              <w:rPr>
                <w:rFonts w:ascii="Times New Roman" w:eastAsia="Times New Roman" w:hAnsi="Times New Roman" w:cs="Times New Roman"/>
                <w:b/>
                <w:bCs/>
                <w:color w:val="000000"/>
                <w:sz w:val="24"/>
                <w:szCs w:val="24"/>
              </w:rPr>
              <w:t>-0.31</w:t>
            </w:r>
          </w:p>
        </w:tc>
        <w:tc>
          <w:tcPr>
            <w:tcW w:w="963" w:type="dxa"/>
            <w:tcBorders>
              <w:top w:val="nil"/>
              <w:left w:val="nil"/>
              <w:bottom w:val="nil"/>
              <w:right w:val="nil"/>
            </w:tcBorders>
            <w:shd w:val="clear" w:color="D9D9D9" w:fill="D9D9D9"/>
            <w:noWrap/>
            <w:vAlign w:val="bottom"/>
            <w:hideMark/>
          </w:tcPr>
          <w:p w14:paraId="29658302" w14:textId="77777777" w:rsidR="00FC5410" w:rsidRPr="0097331E" w:rsidRDefault="00FC5410" w:rsidP="00FC5410">
            <w:pPr>
              <w:spacing w:after="0" w:line="240" w:lineRule="auto"/>
              <w:jc w:val="center"/>
              <w:rPr>
                <w:rFonts w:ascii="Times New Roman" w:eastAsia="Times New Roman" w:hAnsi="Times New Roman" w:cs="Times New Roman"/>
                <w:b/>
                <w:bCs/>
                <w:color w:val="000000"/>
                <w:sz w:val="24"/>
                <w:szCs w:val="24"/>
              </w:rPr>
            </w:pPr>
            <w:r w:rsidRPr="0097331E">
              <w:rPr>
                <w:rFonts w:ascii="Times New Roman" w:eastAsia="Times New Roman" w:hAnsi="Times New Roman" w:cs="Times New Roman"/>
                <w:b/>
                <w:bCs/>
                <w:color w:val="000000"/>
                <w:sz w:val="24"/>
                <w:szCs w:val="24"/>
              </w:rPr>
              <w:t>-0.30</w:t>
            </w:r>
          </w:p>
        </w:tc>
        <w:tc>
          <w:tcPr>
            <w:tcW w:w="1136" w:type="dxa"/>
            <w:tcBorders>
              <w:top w:val="nil"/>
              <w:left w:val="nil"/>
              <w:bottom w:val="nil"/>
              <w:right w:val="nil"/>
            </w:tcBorders>
            <w:shd w:val="clear" w:color="D9D9D9" w:fill="D9D9D9"/>
            <w:noWrap/>
            <w:vAlign w:val="bottom"/>
            <w:hideMark/>
          </w:tcPr>
          <w:p w14:paraId="365FBCF8" w14:textId="77777777" w:rsidR="00FC5410" w:rsidRPr="0097331E" w:rsidRDefault="00FC5410" w:rsidP="00FC5410">
            <w:pPr>
              <w:spacing w:after="0" w:line="240" w:lineRule="auto"/>
              <w:jc w:val="center"/>
              <w:rPr>
                <w:rFonts w:ascii="Times New Roman" w:eastAsia="Times New Roman" w:hAnsi="Times New Roman" w:cs="Times New Roman"/>
                <w:b/>
                <w:bCs/>
                <w:color w:val="000000"/>
                <w:sz w:val="24"/>
                <w:szCs w:val="24"/>
              </w:rPr>
            </w:pPr>
            <w:r w:rsidRPr="0097331E">
              <w:rPr>
                <w:rFonts w:ascii="Times New Roman" w:eastAsia="Times New Roman" w:hAnsi="Times New Roman" w:cs="Times New Roman"/>
                <w:b/>
                <w:bCs/>
                <w:color w:val="000000"/>
                <w:sz w:val="24"/>
                <w:szCs w:val="24"/>
              </w:rPr>
              <w:t>-0.41</w:t>
            </w:r>
          </w:p>
        </w:tc>
        <w:tc>
          <w:tcPr>
            <w:tcW w:w="1167" w:type="dxa"/>
            <w:gridSpan w:val="2"/>
            <w:tcBorders>
              <w:top w:val="nil"/>
              <w:left w:val="nil"/>
              <w:bottom w:val="nil"/>
              <w:right w:val="nil"/>
            </w:tcBorders>
            <w:shd w:val="clear" w:color="D9D9D9" w:fill="D9D9D9"/>
            <w:noWrap/>
            <w:vAlign w:val="bottom"/>
            <w:hideMark/>
          </w:tcPr>
          <w:p w14:paraId="11E13663" w14:textId="77777777" w:rsidR="00FC5410" w:rsidRPr="0097331E" w:rsidRDefault="00FC5410" w:rsidP="00FC5410">
            <w:pPr>
              <w:spacing w:after="0" w:line="240" w:lineRule="auto"/>
              <w:jc w:val="center"/>
              <w:rPr>
                <w:rFonts w:ascii="Times New Roman" w:eastAsia="Times New Roman" w:hAnsi="Times New Roman" w:cs="Times New Roman"/>
                <w:b/>
                <w:bCs/>
                <w:color w:val="000000"/>
                <w:sz w:val="24"/>
                <w:szCs w:val="24"/>
              </w:rPr>
            </w:pPr>
            <w:r w:rsidRPr="0097331E">
              <w:rPr>
                <w:rFonts w:ascii="Times New Roman" w:eastAsia="Times New Roman" w:hAnsi="Times New Roman" w:cs="Times New Roman"/>
                <w:b/>
                <w:bCs/>
                <w:color w:val="000000"/>
                <w:sz w:val="24"/>
                <w:szCs w:val="24"/>
              </w:rPr>
              <w:t> </w:t>
            </w:r>
          </w:p>
        </w:tc>
        <w:tc>
          <w:tcPr>
            <w:tcW w:w="1136" w:type="dxa"/>
            <w:tcBorders>
              <w:top w:val="nil"/>
              <w:left w:val="nil"/>
              <w:bottom w:val="nil"/>
              <w:right w:val="nil"/>
            </w:tcBorders>
            <w:shd w:val="clear" w:color="D9D9D9" w:fill="D9D9D9"/>
            <w:noWrap/>
            <w:vAlign w:val="bottom"/>
            <w:hideMark/>
          </w:tcPr>
          <w:p w14:paraId="07F0219A" w14:textId="77777777" w:rsidR="00FC5410" w:rsidRPr="0097331E" w:rsidRDefault="00FC5410" w:rsidP="00FC5410">
            <w:pPr>
              <w:spacing w:after="0" w:line="240" w:lineRule="auto"/>
              <w:jc w:val="center"/>
              <w:rPr>
                <w:rFonts w:ascii="Times New Roman" w:eastAsia="Times New Roman" w:hAnsi="Times New Roman" w:cs="Times New Roman"/>
                <w:b/>
                <w:bCs/>
                <w:color w:val="000000"/>
                <w:sz w:val="24"/>
                <w:szCs w:val="24"/>
              </w:rPr>
            </w:pPr>
            <w:r w:rsidRPr="0097331E">
              <w:rPr>
                <w:rFonts w:ascii="Times New Roman" w:eastAsia="Times New Roman" w:hAnsi="Times New Roman" w:cs="Times New Roman"/>
                <w:b/>
                <w:bCs/>
                <w:color w:val="000000"/>
                <w:sz w:val="24"/>
                <w:szCs w:val="24"/>
              </w:rPr>
              <w:t>-0.54</w:t>
            </w:r>
          </w:p>
        </w:tc>
        <w:tc>
          <w:tcPr>
            <w:tcW w:w="1696" w:type="dxa"/>
            <w:tcBorders>
              <w:top w:val="nil"/>
              <w:left w:val="nil"/>
              <w:bottom w:val="nil"/>
              <w:right w:val="nil"/>
            </w:tcBorders>
            <w:shd w:val="clear" w:color="D9D9D9" w:fill="D9D9D9"/>
            <w:noWrap/>
            <w:vAlign w:val="bottom"/>
            <w:hideMark/>
          </w:tcPr>
          <w:p w14:paraId="2245B5D0" w14:textId="77777777" w:rsidR="00FC5410" w:rsidRPr="0097331E" w:rsidRDefault="00FC5410" w:rsidP="00FC5410">
            <w:pPr>
              <w:spacing w:after="0" w:line="240" w:lineRule="auto"/>
              <w:jc w:val="center"/>
              <w:rPr>
                <w:rFonts w:ascii="Times New Roman" w:eastAsia="Times New Roman" w:hAnsi="Times New Roman" w:cs="Times New Roman"/>
                <w:b/>
                <w:bCs/>
                <w:color w:val="000000"/>
                <w:sz w:val="24"/>
                <w:szCs w:val="24"/>
              </w:rPr>
            </w:pPr>
            <w:r w:rsidRPr="0097331E">
              <w:rPr>
                <w:rFonts w:ascii="Times New Roman" w:eastAsia="Times New Roman" w:hAnsi="Times New Roman" w:cs="Times New Roman"/>
                <w:b/>
                <w:bCs/>
                <w:color w:val="000000"/>
                <w:sz w:val="24"/>
                <w:szCs w:val="24"/>
              </w:rPr>
              <w:t>-0.37</w:t>
            </w:r>
          </w:p>
        </w:tc>
        <w:tc>
          <w:tcPr>
            <w:tcW w:w="963" w:type="dxa"/>
            <w:tcBorders>
              <w:top w:val="nil"/>
              <w:left w:val="nil"/>
              <w:bottom w:val="nil"/>
              <w:right w:val="nil"/>
            </w:tcBorders>
            <w:shd w:val="clear" w:color="D9D9D9" w:fill="D9D9D9"/>
            <w:noWrap/>
            <w:vAlign w:val="bottom"/>
            <w:hideMark/>
          </w:tcPr>
          <w:p w14:paraId="675CAE1F" w14:textId="77777777" w:rsidR="00FC5410" w:rsidRPr="0097331E" w:rsidRDefault="00FC5410" w:rsidP="00FC5410">
            <w:pPr>
              <w:spacing w:after="0" w:line="240" w:lineRule="auto"/>
              <w:jc w:val="center"/>
              <w:rPr>
                <w:rFonts w:ascii="Times New Roman" w:eastAsia="Times New Roman" w:hAnsi="Times New Roman" w:cs="Times New Roman"/>
                <w:b/>
                <w:bCs/>
                <w:color w:val="000000"/>
                <w:sz w:val="24"/>
                <w:szCs w:val="24"/>
              </w:rPr>
            </w:pPr>
            <w:r w:rsidRPr="0097331E">
              <w:rPr>
                <w:rFonts w:ascii="Times New Roman" w:eastAsia="Times New Roman" w:hAnsi="Times New Roman" w:cs="Times New Roman"/>
                <w:b/>
                <w:bCs/>
                <w:color w:val="000000"/>
                <w:sz w:val="24"/>
                <w:szCs w:val="24"/>
              </w:rPr>
              <w:t>-0.36</w:t>
            </w:r>
          </w:p>
        </w:tc>
        <w:tc>
          <w:tcPr>
            <w:tcW w:w="1136" w:type="dxa"/>
            <w:tcBorders>
              <w:top w:val="nil"/>
              <w:left w:val="nil"/>
              <w:bottom w:val="nil"/>
              <w:right w:val="nil"/>
            </w:tcBorders>
            <w:shd w:val="clear" w:color="D9D9D9" w:fill="D9D9D9"/>
            <w:noWrap/>
            <w:vAlign w:val="bottom"/>
            <w:hideMark/>
          </w:tcPr>
          <w:p w14:paraId="6990D8FD" w14:textId="77777777" w:rsidR="00FC5410" w:rsidRPr="0097331E" w:rsidRDefault="00FC5410" w:rsidP="00FC5410">
            <w:pPr>
              <w:spacing w:after="0" w:line="240" w:lineRule="auto"/>
              <w:jc w:val="center"/>
              <w:rPr>
                <w:rFonts w:ascii="Times New Roman" w:eastAsia="Times New Roman" w:hAnsi="Times New Roman" w:cs="Times New Roman"/>
                <w:b/>
                <w:bCs/>
                <w:color w:val="000000"/>
                <w:sz w:val="24"/>
                <w:szCs w:val="24"/>
              </w:rPr>
            </w:pPr>
            <w:r w:rsidRPr="0097331E">
              <w:rPr>
                <w:rFonts w:ascii="Times New Roman" w:eastAsia="Times New Roman" w:hAnsi="Times New Roman" w:cs="Times New Roman"/>
                <w:b/>
                <w:bCs/>
                <w:color w:val="000000"/>
                <w:sz w:val="24"/>
                <w:szCs w:val="24"/>
              </w:rPr>
              <w:t>-0.28</w:t>
            </w:r>
          </w:p>
        </w:tc>
      </w:tr>
      <w:tr w:rsidR="00FC5410" w:rsidRPr="0097331E" w14:paraId="5AA02CFC" w14:textId="77777777" w:rsidTr="00531523">
        <w:trPr>
          <w:trHeight w:val="143"/>
        </w:trPr>
        <w:tc>
          <w:tcPr>
            <w:tcW w:w="1243" w:type="dxa"/>
            <w:tcBorders>
              <w:top w:val="nil"/>
              <w:left w:val="nil"/>
              <w:bottom w:val="nil"/>
              <w:right w:val="single" w:sz="4" w:space="0" w:color="auto"/>
            </w:tcBorders>
            <w:shd w:val="clear" w:color="auto" w:fill="auto"/>
            <w:noWrap/>
            <w:vAlign w:val="bottom"/>
            <w:hideMark/>
          </w:tcPr>
          <w:p w14:paraId="044D11EB" w14:textId="77777777" w:rsidR="00FC5410" w:rsidRPr="0097331E" w:rsidRDefault="00FC5410" w:rsidP="00FC5410">
            <w:pPr>
              <w:spacing w:after="0" w:line="240" w:lineRule="auto"/>
              <w:jc w:val="center"/>
              <w:rPr>
                <w:rFonts w:ascii="Times New Roman" w:eastAsia="Times New Roman" w:hAnsi="Times New Roman" w:cs="Times New Roman"/>
                <w:color w:val="000000"/>
                <w:sz w:val="24"/>
                <w:szCs w:val="24"/>
              </w:rPr>
            </w:pPr>
            <w:r w:rsidRPr="0097331E">
              <w:rPr>
                <w:rFonts w:ascii="Times New Roman" w:eastAsia="Times New Roman" w:hAnsi="Times New Roman" w:cs="Times New Roman"/>
                <w:color w:val="000000"/>
                <w:sz w:val="24"/>
                <w:szCs w:val="24"/>
              </w:rPr>
              <w:t>August</w:t>
            </w:r>
          </w:p>
        </w:tc>
        <w:tc>
          <w:tcPr>
            <w:tcW w:w="788" w:type="dxa"/>
            <w:tcBorders>
              <w:top w:val="nil"/>
              <w:left w:val="single" w:sz="4" w:space="0" w:color="auto"/>
              <w:bottom w:val="nil"/>
              <w:right w:val="nil"/>
            </w:tcBorders>
            <w:shd w:val="clear" w:color="auto" w:fill="auto"/>
            <w:noWrap/>
            <w:vAlign w:val="bottom"/>
            <w:hideMark/>
          </w:tcPr>
          <w:p w14:paraId="1BB5263C" w14:textId="77777777" w:rsidR="00FC5410" w:rsidRPr="0097331E" w:rsidRDefault="00FC5410" w:rsidP="00FC5410">
            <w:pPr>
              <w:spacing w:after="0" w:line="240" w:lineRule="auto"/>
              <w:jc w:val="center"/>
              <w:rPr>
                <w:rFonts w:ascii="Times New Roman" w:eastAsia="Times New Roman" w:hAnsi="Times New Roman" w:cs="Times New Roman"/>
                <w:b/>
                <w:bCs/>
                <w:color w:val="000000"/>
                <w:sz w:val="24"/>
                <w:szCs w:val="24"/>
              </w:rPr>
            </w:pPr>
            <w:r w:rsidRPr="0097331E">
              <w:rPr>
                <w:rFonts w:ascii="Times New Roman" w:eastAsia="Times New Roman" w:hAnsi="Times New Roman" w:cs="Times New Roman"/>
                <w:b/>
                <w:bCs/>
                <w:color w:val="000000"/>
                <w:sz w:val="24"/>
                <w:szCs w:val="24"/>
              </w:rPr>
              <w:t>-0.26</w:t>
            </w:r>
          </w:p>
        </w:tc>
        <w:tc>
          <w:tcPr>
            <w:tcW w:w="1243" w:type="dxa"/>
            <w:tcBorders>
              <w:top w:val="nil"/>
              <w:left w:val="nil"/>
              <w:bottom w:val="nil"/>
              <w:right w:val="nil"/>
            </w:tcBorders>
            <w:shd w:val="clear" w:color="auto" w:fill="auto"/>
            <w:noWrap/>
            <w:vAlign w:val="bottom"/>
            <w:hideMark/>
          </w:tcPr>
          <w:p w14:paraId="0F8898AD" w14:textId="77777777" w:rsidR="00FC5410" w:rsidRPr="0097331E" w:rsidRDefault="00FC5410" w:rsidP="00FC5410">
            <w:pPr>
              <w:spacing w:after="0" w:line="240" w:lineRule="auto"/>
              <w:jc w:val="center"/>
              <w:rPr>
                <w:rFonts w:ascii="Times New Roman" w:eastAsia="Times New Roman" w:hAnsi="Times New Roman" w:cs="Times New Roman"/>
                <w:b/>
                <w:bCs/>
                <w:color w:val="000000"/>
                <w:sz w:val="24"/>
                <w:szCs w:val="24"/>
              </w:rPr>
            </w:pPr>
            <w:r w:rsidRPr="0097331E">
              <w:rPr>
                <w:rFonts w:ascii="Times New Roman" w:eastAsia="Times New Roman" w:hAnsi="Times New Roman" w:cs="Times New Roman"/>
                <w:b/>
                <w:bCs/>
                <w:color w:val="000000"/>
                <w:sz w:val="24"/>
                <w:szCs w:val="24"/>
              </w:rPr>
              <w:t>-0.28</w:t>
            </w:r>
          </w:p>
        </w:tc>
        <w:tc>
          <w:tcPr>
            <w:tcW w:w="963" w:type="dxa"/>
            <w:tcBorders>
              <w:top w:val="nil"/>
              <w:left w:val="nil"/>
              <w:bottom w:val="nil"/>
              <w:right w:val="nil"/>
            </w:tcBorders>
            <w:shd w:val="clear" w:color="auto" w:fill="auto"/>
            <w:noWrap/>
            <w:vAlign w:val="bottom"/>
            <w:hideMark/>
          </w:tcPr>
          <w:p w14:paraId="0655E644" w14:textId="77777777" w:rsidR="00FC5410" w:rsidRPr="0097331E" w:rsidRDefault="00FC5410" w:rsidP="00FC5410">
            <w:pPr>
              <w:spacing w:after="0" w:line="240" w:lineRule="auto"/>
              <w:jc w:val="center"/>
              <w:rPr>
                <w:rFonts w:ascii="Times New Roman" w:eastAsia="Times New Roman" w:hAnsi="Times New Roman" w:cs="Times New Roman"/>
                <w:b/>
                <w:bCs/>
                <w:color w:val="000000"/>
                <w:sz w:val="24"/>
                <w:szCs w:val="24"/>
              </w:rPr>
            </w:pPr>
            <w:r w:rsidRPr="0097331E">
              <w:rPr>
                <w:rFonts w:ascii="Times New Roman" w:eastAsia="Times New Roman" w:hAnsi="Times New Roman" w:cs="Times New Roman"/>
                <w:b/>
                <w:bCs/>
                <w:color w:val="000000"/>
                <w:sz w:val="24"/>
                <w:szCs w:val="24"/>
              </w:rPr>
              <w:t>-0.37</w:t>
            </w:r>
          </w:p>
        </w:tc>
        <w:tc>
          <w:tcPr>
            <w:tcW w:w="1136" w:type="dxa"/>
            <w:tcBorders>
              <w:top w:val="nil"/>
              <w:left w:val="nil"/>
              <w:bottom w:val="nil"/>
              <w:right w:val="nil"/>
            </w:tcBorders>
            <w:shd w:val="clear" w:color="auto" w:fill="auto"/>
            <w:noWrap/>
            <w:vAlign w:val="bottom"/>
            <w:hideMark/>
          </w:tcPr>
          <w:p w14:paraId="286F61C5" w14:textId="77777777" w:rsidR="00FC5410" w:rsidRPr="0097331E" w:rsidRDefault="00FC5410" w:rsidP="00FC5410">
            <w:pPr>
              <w:spacing w:after="0" w:line="240" w:lineRule="auto"/>
              <w:jc w:val="center"/>
              <w:rPr>
                <w:rFonts w:ascii="Times New Roman" w:eastAsia="Times New Roman" w:hAnsi="Times New Roman" w:cs="Times New Roman"/>
                <w:b/>
                <w:bCs/>
                <w:color w:val="000000"/>
                <w:sz w:val="24"/>
                <w:szCs w:val="24"/>
              </w:rPr>
            </w:pPr>
            <w:r w:rsidRPr="0097331E">
              <w:rPr>
                <w:rFonts w:ascii="Times New Roman" w:eastAsia="Times New Roman" w:hAnsi="Times New Roman" w:cs="Times New Roman"/>
                <w:b/>
                <w:bCs/>
                <w:color w:val="000000"/>
                <w:sz w:val="24"/>
                <w:szCs w:val="24"/>
              </w:rPr>
              <w:t>-0.42</w:t>
            </w:r>
          </w:p>
        </w:tc>
        <w:tc>
          <w:tcPr>
            <w:tcW w:w="1167" w:type="dxa"/>
            <w:gridSpan w:val="2"/>
            <w:tcBorders>
              <w:top w:val="nil"/>
              <w:left w:val="nil"/>
              <w:bottom w:val="nil"/>
              <w:right w:val="nil"/>
            </w:tcBorders>
            <w:shd w:val="clear" w:color="auto" w:fill="auto"/>
            <w:noWrap/>
            <w:vAlign w:val="bottom"/>
            <w:hideMark/>
          </w:tcPr>
          <w:p w14:paraId="54069CB4" w14:textId="77777777" w:rsidR="00FC5410" w:rsidRPr="0097331E" w:rsidRDefault="00FC5410" w:rsidP="00FC5410">
            <w:pPr>
              <w:spacing w:after="0" w:line="240" w:lineRule="auto"/>
              <w:jc w:val="center"/>
              <w:rPr>
                <w:rFonts w:ascii="Times New Roman" w:eastAsia="Times New Roman" w:hAnsi="Times New Roman" w:cs="Times New Roman"/>
                <w:b/>
                <w:bCs/>
                <w:color w:val="000000"/>
                <w:sz w:val="24"/>
                <w:szCs w:val="24"/>
              </w:rPr>
            </w:pPr>
          </w:p>
        </w:tc>
        <w:tc>
          <w:tcPr>
            <w:tcW w:w="1136" w:type="dxa"/>
            <w:tcBorders>
              <w:top w:val="nil"/>
              <w:left w:val="nil"/>
              <w:bottom w:val="nil"/>
              <w:right w:val="nil"/>
            </w:tcBorders>
            <w:shd w:val="clear" w:color="auto" w:fill="auto"/>
            <w:noWrap/>
            <w:vAlign w:val="bottom"/>
            <w:hideMark/>
          </w:tcPr>
          <w:p w14:paraId="1CB692F0" w14:textId="77777777" w:rsidR="00FC5410" w:rsidRPr="0097331E" w:rsidRDefault="00FC5410" w:rsidP="00FC5410">
            <w:pPr>
              <w:spacing w:after="0" w:line="240" w:lineRule="auto"/>
              <w:jc w:val="center"/>
              <w:rPr>
                <w:rFonts w:ascii="Times New Roman" w:eastAsia="Times New Roman" w:hAnsi="Times New Roman" w:cs="Times New Roman"/>
                <w:b/>
                <w:bCs/>
                <w:color w:val="000000"/>
                <w:sz w:val="24"/>
                <w:szCs w:val="24"/>
              </w:rPr>
            </w:pPr>
            <w:r w:rsidRPr="0097331E">
              <w:rPr>
                <w:rFonts w:ascii="Times New Roman" w:eastAsia="Times New Roman" w:hAnsi="Times New Roman" w:cs="Times New Roman"/>
                <w:b/>
                <w:bCs/>
                <w:color w:val="000000"/>
                <w:sz w:val="24"/>
                <w:szCs w:val="24"/>
              </w:rPr>
              <w:t>-0.34</w:t>
            </w:r>
          </w:p>
        </w:tc>
        <w:tc>
          <w:tcPr>
            <w:tcW w:w="1696" w:type="dxa"/>
            <w:tcBorders>
              <w:top w:val="nil"/>
              <w:left w:val="nil"/>
              <w:bottom w:val="nil"/>
              <w:right w:val="nil"/>
            </w:tcBorders>
            <w:shd w:val="clear" w:color="auto" w:fill="auto"/>
            <w:noWrap/>
            <w:vAlign w:val="bottom"/>
            <w:hideMark/>
          </w:tcPr>
          <w:p w14:paraId="232FCA18" w14:textId="77777777" w:rsidR="00FC5410" w:rsidRPr="0097331E" w:rsidRDefault="00FC5410" w:rsidP="00FC5410">
            <w:pPr>
              <w:spacing w:after="0" w:line="240" w:lineRule="auto"/>
              <w:jc w:val="center"/>
              <w:rPr>
                <w:rFonts w:ascii="Times New Roman" w:eastAsia="Times New Roman" w:hAnsi="Times New Roman" w:cs="Times New Roman"/>
                <w:b/>
                <w:bCs/>
                <w:color w:val="000000"/>
                <w:sz w:val="24"/>
                <w:szCs w:val="24"/>
              </w:rPr>
            </w:pPr>
            <w:r w:rsidRPr="0097331E">
              <w:rPr>
                <w:rFonts w:ascii="Times New Roman" w:eastAsia="Times New Roman" w:hAnsi="Times New Roman" w:cs="Times New Roman"/>
                <w:b/>
                <w:bCs/>
                <w:color w:val="000000"/>
                <w:sz w:val="24"/>
                <w:szCs w:val="24"/>
              </w:rPr>
              <w:t>-0.47</w:t>
            </w:r>
          </w:p>
        </w:tc>
        <w:tc>
          <w:tcPr>
            <w:tcW w:w="963" w:type="dxa"/>
            <w:tcBorders>
              <w:top w:val="nil"/>
              <w:left w:val="nil"/>
              <w:bottom w:val="nil"/>
              <w:right w:val="nil"/>
            </w:tcBorders>
            <w:shd w:val="clear" w:color="auto" w:fill="auto"/>
            <w:noWrap/>
            <w:vAlign w:val="bottom"/>
            <w:hideMark/>
          </w:tcPr>
          <w:p w14:paraId="7B68CA70" w14:textId="77777777" w:rsidR="00FC5410" w:rsidRPr="0097331E" w:rsidRDefault="00FC5410" w:rsidP="00FC5410">
            <w:pPr>
              <w:spacing w:after="0" w:line="240" w:lineRule="auto"/>
              <w:jc w:val="center"/>
              <w:rPr>
                <w:rFonts w:ascii="Times New Roman" w:eastAsia="Times New Roman" w:hAnsi="Times New Roman" w:cs="Times New Roman"/>
                <w:b/>
                <w:bCs/>
                <w:color w:val="000000"/>
                <w:sz w:val="24"/>
                <w:szCs w:val="24"/>
              </w:rPr>
            </w:pPr>
            <w:r w:rsidRPr="0097331E">
              <w:rPr>
                <w:rFonts w:ascii="Times New Roman" w:eastAsia="Times New Roman" w:hAnsi="Times New Roman" w:cs="Times New Roman"/>
                <w:b/>
                <w:bCs/>
                <w:color w:val="000000"/>
                <w:sz w:val="24"/>
                <w:szCs w:val="24"/>
              </w:rPr>
              <w:t>-0.43</w:t>
            </w:r>
          </w:p>
        </w:tc>
        <w:tc>
          <w:tcPr>
            <w:tcW w:w="1136" w:type="dxa"/>
            <w:tcBorders>
              <w:top w:val="nil"/>
              <w:left w:val="nil"/>
              <w:bottom w:val="nil"/>
              <w:right w:val="nil"/>
            </w:tcBorders>
            <w:shd w:val="clear" w:color="auto" w:fill="auto"/>
            <w:noWrap/>
            <w:vAlign w:val="bottom"/>
            <w:hideMark/>
          </w:tcPr>
          <w:p w14:paraId="7E2B3514" w14:textId="77777777" w:rsidR="00FC5410" w:rsidRPr="0097331E" w:rsidRDefault="00FC5410" w:rsidP="00FC5410">
            <w:pPr>
              <w:spacing w:after="0" w:line="240" w:lineRule="auto"/>
              <w:jc w:val="center"/>
              <w:rPr>
                <w:rFonts w:ascii="Times New Roman" w:eastAsia="Times New Roman" w:hAnsi="Times New Roman" w:cs="Times New Roman"/>
                <w:b/>
                <w:bCs/>
                <w:color w:val="000000"/>
                <w:sz w:val="24"/>
                <w:szCs w:val="24"/>
              </w:rPr>
            </w:pPr>
            <w:r w:rsidRPr="0097331E">
              <w:rPr>
                <w:rFonts w:ascii="Times New Roman" w:eastAsia="Times New Roman" w:hAnsi="Times New Roman" w:cs="Times New Roman"/>
                <w:b/>
                <w:bCs/>
                <w:color w:val="000000"/>
                <w:sz w:val="24"/>
                <w:szCs w:val="24"/>
              </w:rPr>
              <w:t>-0.43</w:t>
            </w:r>
          </w:p>
        </w:tc>
      </w:tr>
      <w:tr w:rsidR="00531523" w:rsidRPr="0097331E" w14:paraId="73014F35" w14:textId="77777777" w:rsidTr="00531523">
        <w:trPr>
          <w:trHeight w:val="143"/>
        </w:trPr>
        <w:tc>
          <w:tcPr>
            <w:tcW w:w="1243" w:type="dxa"/>
            <w:tcBorders>
              <w:top w:val="nil"/>
              <w:left w:val="nil"/>
              <w:bottom w:val="nil"/>
              <w:right w:val="single" w:sz="4" w:space="0" w:color="auto"/>
            </w:tcBorders>
            <w:shd w:val="clear" w:color="D9D9D9" w:fill="D9D9D9"/>
            <w:noWrap/>
            <w:vAlign w:val="bottom"/>
            <w:hideMark/>
          </w:tcPr>
          <w:p w14:paraId="4DEAAEF7" w14:textId="77777777" w:rsidR="00FC5410" w:rsidRPr="0097331E" w:rsidRDefault="00FC5410" w:rsidP="00FC5410">
            <w:pPr>
              <w:spacing w:after="0" w:line="240" w:lineRule="auto"/>
              <w:jc w:val="center"/>
              <w:rPr>
                <w:rFonts w:ascii="Times New Roman" w:eastAsia="Times New Roman" w:hAnsi="Times New Roman" w:cs="Times New Roman"/>
                <w:color w:val="000000"/>
                <w:sz w:val="24"/>
                <w:szCs w:val="24"/>
              </w:rPr>
            </w:pPr>
            <w:r w:rsidRPr="0097331E">
              <w:rPr>
                <w:rFonts w:ascii="Times New Roman" w:eastAsia="Times New Roman" w:hAnsi="Times New Roman" w:cs="Times New Roman"/>
                <w:color w:val="000000"/>
                <w:sz w:val="24"/>
                <w:szCs w:val="24"/>
              </w:rPr>
              <w:t>September</w:t>
            </w:r>
          </w:p>
        </w:tc>
        <w:tc>
          <w:tcPr>
            <w:tcW w:w="788" w:type="dxa"/>
            <w:tcBorders>
              <w:top w:val="nil"/>
              <w:left w:val="single" w:sz="4" w:space="0" w:color="auto"/>
              <w:bottom w:val="nil"/>
              <w:right w:val="nil"/>
            </w:tcBorders>
            <w:shd w:val="clear" w:color="D9D9D9" w:fill="D9D9D9"/>
            <w:noWrap/>
            <w:vAlign w:val="bottom"/>
            <w:hideMark/>
          </w:tcPr>
          <w:p w14:paraId="3F471764" w14:textId="77777777" w:rsidR="00FC5410" w:rsidRPr="0097331E" w:rsidRDefault="00FC5410" w:rsidP="00FC5410">
            <w:pPr>
              <w:spacing w:after="0" w:line="240" w:lineRule="auto"/>
              <w:jc w:val="center"/>
              <w:rPr>
                <w:rFonts w:ascii="Times New Roman" w:eastAsia="Times New Roman" w:hAnsi="Times New Roman" w:cs="Times New Roman"/>
                <w:b/>
                <w:bCs/>
                <w:color w:val="000000"/>
                <w:sz w:val="24"/>
                <w:szCs w:val="24"/>
              </w:rPr>
            </w:pPr>
            <w:r w:rsidRPr="0097331E">
              <w:rPr>
                <w:rFonts w:ascii="Times New Roman" w:eastAsia="Times New Roman" w:hAnsi="Times New Roman" w:cs="Times New Roman"/>
                <w:b/>
                <w:bCs/>
                <w:color w:val="000000"/>
                <w:sz w:val="24"/>
                <w:szCs w:val="24"/>
              </w:rPr>
              <w:t>-0.21</w:t>
            </w:r>
          </w:p>
        </w:tc>
        <w:tc>
          <w:tcPr>
            <w:tcW w:w="1243" w:type="dxa"/>
            <w:tcBorders>
              <w:top w:val="nil"/>
              <w:left w:val="nil"/>
              <w:bottom w:val="nil"/>
              <w:right w:val="nil"/>
            </w:tcBorders>
            <w:shd w:val="clear" w:color="D9D9D9" w:fill="D9D9D9"/>
            <w:noWrap/>
            <w:vAlign w:val="bottom"/>
            <w:hideMark/>
          </w:tcPr>
          <w:p w14:paraId="2559331E" w14:textId="77777777" w:rsidR="00FC5410" w:rsidRPr="0097331E" w:rsidRDefault="00FC5410" w:rsidP="00FC5410">
            <w:pPr>
              <w:spacing w:after="0" w:line="240" w:lineRule="auto"/>
              <w:jc w:val="center"/>
              <w:rPr>
                <w:rFonts w:ascii="Times New Roman" w:eastAsia="Times New Roman" w:hAnsi="Times New Roman" w:cs="Times New Roman"/>
                <w:color w:val="000000"/>
                <w:sz w:val="24"/>
                <w:szCs w:val="24"/>
              </w:rPr>
            </w:pPr>
            <w:r w:rsidRPr="0097331E">
              <w:rPr>
                <w:rFonts w:ascii="Times New Roman" w:eastAsia="Times New Roman" w:hAnsi="Times New Roman" w:cs="Times New Roman"/>
                <w:color w:val="000000"/>
                <w:sz w:val="24"/>
                <w:szCs w:val="24"/>
              </w:rPr>
              <w:t>-0.03</w:t>
            </w:r>
          </w:p>
        </w:tc>
        <w:tc>
          <w:tcPr>
            <w:tcW w:w="963" w:type="dxa"/>
            <w:tcBorders>
              <w:top w:val="nil"/>
              <w:left w:val="nil"/>
              <w:bottom w:val="nil"/>
              <w:right w:val="nil"/>
            </w:tcBorders>
            <w:shd w:val="clear" w:color="D9D9D9" w:fill="D9D9D9"/>
            <w:noWrap/>
            <w:vAlign w:val="bottom"/>
            <w:hideMark/>
          </w:tcPr>
          <w:p w14:paraId="6A0ACCEE" w14:textId="77777777" w:rsidR="00FC5410" w:rsidRPr="0097331E" w:rsidRDefault="00FC5410" w:rsidP="00FC5410">
            <w:pPr>
              <w:spacing w:after="0" w:line="240" w:lineRule="auto"/>
              <w:jc w:val="center"/>
              <w:rPr>
                <w:rFonts w:ascii="Times New Roman" w:eastAsia="Times New Roman" w:hAnsi="Times New Roman" w:cs="Times New Roman"/>
                <w:b/>
                <w:bCs/>
                <w:color w:val="000000"/>
                <w:sz w:val="24"/>
                <w:szCs w:val="24"/>
              </w:rPr>
            </w:pPr>
            <w:r w:rsidRPr="0097331E">
              <w:rPr>
                <w:rFonts w:ascii="Times New Roman" w:eastAsia="Times New Roman" w:hAnsi="Times New Roman" w:cs="Times New Roman"/>
                <w:b/>
                <w:bCs/>
                <w:color w:val="000000"/>
                <w:sz w:val="24"/>
                <w:szCs w:val="24"/>
              </w:rPr>
              <w:t>-0.25</w:t>
            </w:r>
          </w:p>
        </w:tc>
        <w:tc>
          <w:tcPr>
            <w:tcW w:w="1136" w:type="dxa"/>
            <w:tcBorders>
              <w:top w:val="nil"/>
              <w:left w:val="nil"/>
              <w:bottom w:val="nil"/>
              <w:right w:val="nil"/>
            </w:tcBorders>
            <w:shd w:val="clear" w:color="D9D9D9" w:fill="D9D9D9"/>
            <w:noWrap/>
            <w:vAlign w:val="bottom"/>
            <w:hideMark/>
          </w:tcPr>
          <w:p w14:paraId="3B64A7CB" w14:textId="77777777" w:rsidR="00FC5410" w:rsidRPr="0097331E" w:rsidRDefault="00FC5410" w:rsidP="00FC5410">
            <w:pPr>
              <w:spacing w:after="0" w:line="240" w:lineRule="auto"/>
              <w:jc w:val="center"/>
              <w:rPr>
                <w:rFonts w:ascii="Times New Roman" w:eastAsia="Times New Roman" w:hAnsi="Times New Roman" w:cs="Times New Roman"/>
                <w:b/>
                <w:bCs/>
                <w:color w:val="000000"/>
                <w:sz w:val="24"/>
                <w:szCs w:val="24"/>
              </w:rPr>
            </w:pPr>
            <w:r w:rsidRPr="0097331E">
              <w:rPr>
                <w:rFonts w:ascii="Times New Roman" w:eastAsia="Times New Roman" w:hAnsi="Times New Roman" w:cs="Times New Roman"/>
                <w:b/>
                <w:bCs/>
                <w:color w:val="000000"/>
                <w:sz w:val="24"/>
                <w:szCs w:val="24"/>
              </w:rPr>
              <w:t>-0.43</w:t>
            </w:r>
          </w:p>
        </w:tc>
        <w:tc>
          <w:tcPr>
            <w:tcW w:w="1167" w:type="dxa"/>
            <w:gridSpan w:val="2"/>
            <w:tcBorders>
              <w:top w:val="nil"/>
              <w:left w:val="nil"/>
              <w:bottom w:val="nil"/>
              <w:right w:val="nil"/>
            </w:tcBorders>
            <w:shd w:val="clear" w:color="D9D9D9" w:fill="D9D9D9"/>
            <w:noWrap/>
            <w:vAlign w:val="bottom"/>
            <w:hideMark/>
          </w:tcPr>
          <w:p w14:paraId="1F85EEB7" w14:textId="77777777" w:rsidR="00FC5410" w:rsidRPr="0097331E" w:rsidRDefault="00FC5410" w:rsidP="00FC5410">
            <w:pPr>
              <w:spacing w:after="0" w:line="240" w:lineRule="auto"/>
              <w:jc w:val="center"/>
              <w:rPr>
                <w:rFonts w:ascii="Times New Roman" w:eastAsia="Times New Roman" w:hAnsi="Times New Roman" w:cs="Times New Roman"/>
                <w:b/>
                <w:bCs/>
                <w:color w:val="000000"/>
                <w:sz w:val="24"/>
                <w:szCs w:val="24"/>
              </w:rPr>
            </w:pPr>
            <w:r w:rsidRPr="0097331E">
              <w:rPr>
                <w:rFonts w:ascii="Times New Roman" w:eastAsia="Times New Roman" w:hAnsi="Times New Roman" w:cs="Times New Roman"/>
                <w:b/>
                <w:bCs/>
                <w:color w:val="000000"/>
                <w:sz w:val="24"/>
                <w:szCs w:val="24"/>
              </w:rPr>
              <w:t> </w:t>
            </w:r>
          </w:p>
        </w:tc>
        <w:tc>
          <w:tcPr>
            <w:tcW w:w="1136" w:type="dxa"/>
            <w:tcBorders>
              <w:top w:val="nil"/>
              <w:left w:val="nil"/>
              <w:bottom w:val="nil"/>
              <w:right w:val="nil"/>
            </w:tcBorders>
            <w:shd w:val="clear" w:color="D9D9D9" w:fill="D9D9D9"/>
            <w:noWrap/>
            <w:vAlign w:val="bottom"/>
            <w:hideMark/>
          </w:tcPr>
          <w:p w14:paraId="70239F65" w14:textId="77777777" w:rsidR="00FC5410" w:rsidRPr="0097331E" w:rsidRDefault="00FC5410" w:rsidP="00FC5410">
            <w:pPr>
              <w:spacing w:after="0" w:line="240" w:lineRule="auto"/>
              <w:jc w:val="center"/>
              <w:rPr>
                <w:rFonts w:ascii="Times New Roman" w:eastAsia="Times New Roman" w:hAnsi="Times New Roman" w:cs="Times New Roman"/>
                <w:b/>
                <w:bCs/>
                <w:color w:val="000000"/>
                <w:sz w:val="24"/>
                <w:szCs w:val="24"/>
              </w:rPr>
            </w:pPr>
            <w:r w:rsidRPr="0097331E">
              <w:rPr>
                <w:rFonts w:ascii="Times New Roman" w:eastAsia="Times New Roman" w:hAnsi="Times New Roman" w:cs="Times New Roman"/>
                <w:b/>
                <w:bCs/>
                <w:color w:val="000000"/>
                <w:sz w:val="24"/>
                <w:szCs w:val="24"/>
              </w:rPr>
              <w:t>-0.25</w:t>
            </w:r>
          </w:p>
        </w:tc>
        <w:tc>
          <w:tcPr>
            <w:tcW w:w="1696" w:type="dxa"/>
            <w:tcBorders>
              <w:top w:val="nil"/>
              <w:left w:val="nil"/>
              <w:bottom w:val="nil"/>
              <w:right w:val="nil"/>
            </w:tcBorders>
            <w:shd w:val="clear" w:color="D9D9D9" w:fill="D9D9D9"/>
            <w:noWrap/>
            <w:vAlign w:val="bottom"/>
            <w:hideMark/>
          </w:tcPr>
          <w:p w14:paraId="21A6D962" w14:textId="77777777" w:rsidR="00FC5410" w:rsidRPr="0097331E" w:rsidRDefault="00FC5410" w:rsidP="00FC5410">
            <w:pPr>
              <w:spacing w:after="0" w:line="240" w:lineRule="auto"/>
              <w:jc w:val="center"/>
              <w:rPr>
                <w:rFonts w:ascii="Times New Roman" w:eastAsia="Times New Roman" w:hAnsi="Times New Roman" w:cs="Times New Roman"/>
                <w:b/>
                <w:bCs/>
                <w:color w:val="000000"/>
                <w:sz w:val="24"/>
                <w:szCs w:val="24"/>
              </w:rPr>
            </w:pPr>
            <w:r w:rsidRPr="0097331E">
              <w:rPr>
                <w:rFonts w:ascii="Times New Roman" w:eastAsia="Times New Roman" w:hAnsi="Times New Roman" w:cs="Times New Roman"/>
                <w:b/>
                <w:bCs/>
                <w:color w:val="000000"/>
                <w:sz w:val="24"/>
                <w:szCs w:val="24"/>
              </w:rPr>
              <w:t>-0.11</w:t>
            </w:r>
          </w:p>
        </w:tc>
        <w:tc>
          <w:tcPr>
            <w:tcW w:w="963" w:type="dxa"/>
            <w:tcBorders>
              <w:top w:val="nil"/>
              <w:left w:val="nil"/>
              <w:bottom w:val="nil"/>
              <w:right w:val="nil"/>
            </w:tcBorders>
            <w:shd w:val="clear" w:color="D9D9D9" w:fill="D9D9D9"/>
            <w:noWrap/>
            <w:vAlign w:val="bottom"/>
            <w:hideMark/>
          </w:tcPr>
          <w:p w14:paraId="18EE4977" w14:textId="77777777" w:rsidR="00FC5410" w:rsidRPr="0097331E" w:rsidRDefault="00FC5410" w:rsidP="00FC5410">
            <w:pPr>
              <w:spacing w:after="0" w:line="240" w:lineRule="auto"/>
              <w:jc w:val="center"/>
              <w:rPr>
                <w:rFonts w:ascii="Times New Roman" w:eastAsia="Times New Roman" w:hAnsi="Times New Roman" w:cs="Times New Roman"/>
                <w:b/>
                <w:bCs/>
                <w:color w:val="000000"/>
                <w:sz w:val="24"/>
                <w:szCs w:val="24"/>
              </w:rPr>
            </w:pPr>
            <w:r w:rsidRPr="0097331E">
              <w:rPr>
                <w:rFonts w:ascii="Times New Roman" w:eastAsia="Times New Roman" w:hAnsi="Times New Roman" w:cs="Times New Roman"/>
                <w:b/>
                <w:bCs/>
                <w:color w:val="000000"/>
                <w:sz w:val="24"/>
                <w:szCs w:val="24"/>
              </w:rPr>
              <w:t>-0.35</w:t>
            </w:r>
          </w:p>
        </w:tc>
        <w:tc>
          <w:tcPr>
            <w:tcW w:w="1136" w:type="dxa"/>
            <w:tcBorders>
              <w:top w:val="nil"/>
              <w:left w:val="nil"/>
              <w:bottom w:val="nil"/>
              <w:right w:val="nil"/>
            </w:tcBorders>
            <w:shd w:val="clear" w:color="D9D9D9" w:fill="D9D9D9"/>
            <w:noWrap/>
            <w:vAlign w:val="bottom"/>
            <w:hideMark/>
          </w:tcPr>
          <w:p w14:paraId="08850AF0" w14:textId="77777777" w:rsidR="00FC5410" w:rsidRPr="0097331E" w:rsidRDefault="00FC5410" w:rsidP="00FC5410">
            <w:pPr>
              <w:spacing w:after="0" w:line="240" w:lineRule="auto"/>
              <w:jc w:val="center"/>
              <w:rPr>
                <w:rFonts w:ascii="Times New Roman" w:eastAsia="Times New Roman" w:hAnsi="Times New Roman" w:cs="Times New Roman"/>
                <w:b/>
                <w:bCs/>
                <w:color w:val="000000"/>
                <w:sz w:val="24"/>
                <w:szCs w:val="24"/>
              </w:rPr>
            </w:pPr>
            <w:r w:rsidRPr="0097331E">
              <w:rPr>
                <w:rFonts w:ascii="Times New Roman" w:eastAsia="Times New Roman" w:hAnsi="Times New Roman" w:cs="Times New Roman"/>
                <w:b/>
                <w:bCs/>
                <w:color w:val="000000"/>
                <w:sz w:val="24"/>
                <w:szCs w:val="24"/>
              </w:rPr>
              <w:t>-0.44</w:t>
            </w:r>
          </w:p>
        </w:tc>
      </w:tr>
      <w:tr w:rsidR="00FC5410" w:rsidRPr="0097331E" w14:paraId="023232B7" w14:textId="77777777" w:rsidTr="00531523">
        <w:trPr>
          <w:trHeight w:val="143"/>
        </w:trPr>
        <w:tc>
          <w:tcPr>
            <w:tcW w:w="1243" w:type="dxa"/>
            <w:tcBorders>
              <w:top w:val="nil"/>
              <w:left w:val="nil"/>
              <w:bottom w:val="single" w:sz="4" w:space="0" w:color="000000"/>
              <w:right w:val="single" w:sz="4" w:space="0" w:color="auto"/>
            </w:tcBorders>
            <w:shd w:val="clear" w:color="auto" w:fill="auto"/>
            <w:noWrap/>
            <w:vAlign w:val="bottom"/>
            <w:hideMark/>
          </w:tcPr>
          <w:p w14:paraId="1448A309" w14:textId="77777777" w:rsidR="00FC5410" w:rsidRPr="0097331E" w:rsidRDefault="00FC5410" w:rsidP="00FC5410">
            <w:pPr>
              <w:spacing w:after="0" w:line="240" w:lineRule="auto"/>
              <w:jc w:val="center"/>
              <w:rPr>
                <w:rFonts w:ascii="Times New Roman" w:eastAsia="Times New Roman" w:hAnsi="Times New Roman" w:cs="Times New Roman"/>
                <w:color w:val="000000"/>
                <w:sz w:val="24"/>
                <w:szCs w:val="24"/>
              </w:rPr>
            </w:pPr>
            <w:r w:rsidRPr="0097331E">
              <w:rPr>
                <w:rFonts w:ascii="Times New Roman" w:eastAsia="Times New Roman" w:hAnsi="Times New Roman" w:cs="Times New Roman"/>
                <w:color w:val="000000"/>
                <w:sz w:val="24"/>
                <w:szCs w:val="24"/>
              </w:rPr>
              <w:t>October</w:t>
            </w:r>
          </w:p>
        </w:tc>
        <w:tc>
          <w:tcPr>
            <w:tcW w:w="788" w:type="dxa"/>
            <w:tcBorders>
              <w:top w:val="nil"/>
              <w:left w:val="single" w:sz="4" w:space="0" w:color="auto"/>
              <w:bottom w:val="single" w:sz="4" w:space="0" w:color="000000"/>
              <w:right w:val="nil"/>
            </w:tcBorders>
            <w:shd w:val="clear" w:color="auto" w:fill="auto"/>
            <w:noWrap/>
            <w:vAlign w:val="bottom"/>
            <w:hideMark/>
          </w:tcPr>
          <w:p w14:paraId="41A350A2" w14:textId="77777777" w:rsidR="00FC5410" w:rsidRPr="0097331E" w:rsidRDefault="00FC5410" w:rsidP="00FC5410">
            <w:pPr>
              <w:spacing w:after="0" w:line="240" w:lineRule="auto"/>
              <w:jc w:val="center"/>
              <w:rPr>
                <w:rFonts w:ascii="Times New Roman" w:eastAsia="Times New Roman" w:hAnsi="Times New Roman" w:cs="Times New Roman"/>
                <w:color w:val="000000"/>
                <w:sz w:val="24"/>
                <w:szCs w:val="24"/>
              </w:rPr>
            </w:pPr>
            <w:r w:rsidRPr="0097331E">
              <w:rPr>
                <w:rFonts w:ascii="Times New Roman" w:eastAsia="Times New Roman" w:hAnsi="Times New Roman" w:cs="Times New Roman"/>
                <w:color w:val="000000"/>
                <w:sz w:val="24"/>
                <w:szCs w:val="24"/>
              </w:rPr>
              <w:t>0.05</w:t>
            </w:r>
          </w:p>
        </w:tc>
        <w:tc>
          <w:tcPr>
            <w:tcW w:w="1243" w:type="dxa"/>
            <w:tcBorders>
              <w:top w:val="nil"/>
              <w:left w:val="nil"/>
              <w:bottom w:val="single" w:sz="4" w:space="0" w:color="000000"/>
              <w:right w:val="nil"/>
            </w:tcBorders>
            <w:shd w:val="clear" w:color="auto" w:fill="auto"/>
            <w:noWrap/>
            <w:vAlign w:val="bottom"/>
            <w:hideMark/>
          </w:tcPr>
          <w:p w14:paraId="315931D1" w14:textId="77777777" w:rsidR="00FC5410" w:rsidRPr="0097331E" w:rsidRDefault="00FC5410" w:rsidP="00FC5410">
            <w:pPr>
              <w:spacing w:after="0" w:line="240" w:lineRule="auto"/>
              <w:jc w:val="center"/>
              <w:rPr>
                <w:rFonts w:ascii="Times New Roman" w:eastAsia="Times New Roman" w:hAnsi="Times New Roman" w:cs="Times New Roman"/>
                <w:color w:val="000000"/>
                <w:sz w:val="24"/>
                <w:szCs w:val="24"/>
              </w:rPr>
            </w:pPr>
            <w:r w:rsidRPr="0097331E">
              <w:rPr>
                <w:rFonts w:ascii="Times New Roman" w:eastAsia="Times New Roman" w:hAnsi="Times New Roman" w:cs="Times New Roman"/>
                <w:color w:val="000000"/>
                <w:sz w:val="24"/>
                <w:szCs w:val="24"/>
              </w:rPr>
              <w:t>0.01</w:t>
            </w:r>
          </w:p>
        </w:tc>
        <w:tc>
          <w:tcPr>
            <w:tcW w:w="963" w:type="dxa"/>
            <w:tcBorders>
              <w:top w:val="nil"/>
              <w:left w:val="nil"/>
              <w:bottom w:val="single" w:sz="4" w:space="0" w:color="000000"/>
              <w:right w:val="nil"/>
            </w:tcBorders>
            <w:shd w:val="clear" w:color="auto" w:fill="auto"/>
            <w:noWrap/>
            <w:vAlign w:val="bottom"/>
            <w:hideMark/>
          </w:tcPr>
          <w:p w14:paraId="45D8E608" w14:textId="77777777" w:rsidR="00FC5410" w:rsidRPr="0097331E" w:rsidRDefault="00FC5410" w:rsidP="00FC5410">
            <w:pPr>
              <w:spacing w:after="0" w:line="240" w:lineRule="auto"/>
              <w:jc w:val="center"/>
              <w:rPr>
                <w:rFonts w:ascii="Times New Roman" w:eastAsia="Times New Roman" w:hAnsi="Times New Roman" w:cs="Times New Roman"/>
                <w:b/>
                <w:bCs/>
                <w:color w:val="000000"/>
                <w:sz w:val="24"/>
                <w:szCs w:val="24"/>
              </w:rPr>
            </w:pPr>
            <w:r w:rsidRPr="0097331E">
              <w:rPr>
                <w:rFonts w:ascii="Times New Roman" w:eastAsia="Times New Roman" w:hAnsi="Times New Roman" w:cs="Times New Roman"/>
                <w:b/>
                <w:bCs/>
                <w:color w:val="000000"/>
                <w:sz w:val="24"/>
                <w:szCs w:val="24"/>
              </w:rPr>
              <w:t>0.16</w:t>
            </w:r>
          </w:p>
        </w:tc>
        <w:tc>
          <w:tcPr>
            <w:tcW w:w="1136" w:type="dxa"/>
            <w:tcBorders>
              <w:top w:val="nil"/>
              <w:left w:val="nil"/>
              <w:bottom w:val="single" w:sz="4" w:space="0" w:color="000000"/>
              <w:right w:val="nil"/>
            </w:tcBorders>
            <w:shd w:val="clear" w:color="auto" w:fill="auto"/>
            <w:noWrap/>
            <w:vAlign w:val="bottom"/>
            <w:hideMark/>
          </w:tcPr>
          <w:p w14:paraId="2CFDA935" w14:textId="77777777" w:rsidR="00FC5410" w:rsidRPr="0097331E" w:rsidRDefault="00FC5410" w:rsidP="00FC5410">
            <w:pPr>
              <w:spacing w:after="0" w:line="240" w:lineRule="auto"/>
              <w:jc w:val="center"/>
              <w:rPr>
                <w:rFonts w:ascii="Times New Roman" w:eastAsia="Times New Roman" w:hAnsi="Times New Roman" w:cs="Times New Roman"/>
                <w:b/>
                <w:bCs/>
                <w:color w:val="000000"/>
                <w:sz w:val="24"/>
                <w:szCs w:val="24"/>
              </w:rPr>
            </w:pPr>
            <w:r w:rsidRPr="0097331E">
              <w:rPr>
                <w:rFonts w:ascii="Times New Roman" w:eastAsia="Times New Roman" w:hAnsi="Times New Roman" w:cs="Times New Roman"/>
                <w:b/>
                <w:bCs/>
                <w:color w:val="000000"/>
                <w:sz w:val="24"/>
                <w:szCs w:val="24"/>
              </w:rPr>
              <w:t>-0.13</w:t>
            </w:r>
          </w:p>
        </w:tc>
        <w:tc>
          <w:tcPr>
            <w:tcW w:w="1167" w:type="dxa"/>
            <w:gridSpan w:val="2"/>
            <w:tcBorders>
              <w:top w:val="nil"/>
              <w:left w:val="nil"/>
              <w:bottom w:val="single" w:sz="4" w:space="0" w:color="000000"/>
              <w:right w:val="nil"/>
            </w:tcBorders>
            <w:shd w:val="clear" w:color="auto" w:fill="auto"/>
            <w:noWrap/>
            <w:vAlign w:val="bottom"/>
            <w:hideMark/>
          </w:tcPr>
          <w:p w14:paraId="1A512A1A" w14:textId="77777777" w:rsidR="00FC5410" w:rsidRPr="0097331E" w:rsidRDefault="00FC5410" w:rsidP="00FC5410">
            <w:pPr>
              <w:spacing w:after="0" w:line="240" w:lineRule="auto"/>
              <w:jc w:val="center"/>
              <w:rPr>
                <w:rFonts w:ascii="Times New Roman" w:eastAsia="Times New Roman" w:hAnsi="Times New Roman" w:cs="Times New Roman"/>
                <w:b/>
                <w:bCs/>
                <w:color w:val="000000"/>
                <w:sz w:val="24"/>
                <w:szCs w:val="24"/>
              </w:rPr>
            </w:pPr>
            <w:r w:rsidRPr="0097331E">
              <w:rPr>
                <w:rFonts w:ascii="Times New Roman" w:eastAsia="Times New Roman" w:hAnsi="Times New Roman" w:cs="Times New Roman"/>
                <w:b/>
                <w:bCs/>
                <w:color w:val="000000"/>
                <w:sz w:val="24"/>
                <w:szCs w:val="24"/>
              </w:rPr>
              <w:t> </w:t>
            </w:r>
          </w:p>
        </w:tc>
        <w:tc>
          <w:tcPr>
            <w:tcW w:w="1136" w:type="dxa"/>
            <w:tcBorders>
              <w:top w:val="nil"/>
              <w:left w:val="nil"/>
              <w:bottom w:val="single" w:sz="4" w:space="0" w:color="000000"/>
              <w:right w:val="nil"/>
            </w:tcBorders>
            <w:shd w:val="clear" w:color="auto" w:fill="auto"/>
            <w:noWrap/>
            <w:vAlign w:val="bottom"/>
            <w:hideMark/>
          </w:tcPr>
          <w:p w14:paraId="36C8E4BD" w14:textId="77777777" w:rsidR="00FC5410" w:rsidRPr="0097331E" w:rsidRDefault="00FC5410" w:rsidP="00FC5410">
            <w:pPr>
              <w:spacing w:after="0" w:line="240" w:lineRule="auto"/>
              <w:jc w:val="center"/>
              <w:rPr>
                <w:rFonts w:ascii="Times New Roman" w:eastAsia="Times New Roman" w:hAnsi="Times New Roman" w:cs="Times New Roman"/>
                <w:color w:val="000000"/>
                <w:sz w:val="24"/>
                <w:szCs w:val="24"/>
              </w:rPr>
            </w:pPr>
            <w:r w:rsidRPr="0097331E">
              <w:rPr>
                <w:rFonts w:ascii="Times New Roman" w:eastAsia="Times New Roman" w:hAnsi="Times New Roman" w:cs="Times New Roman"/>
                <w:color w:val="000000"/>
                <w:sz w:val="24"/>
                <w:szCs w:val="24"/>
              </w:rPr>
              <w:t>0.00</w:t>
            </w:r>
          </w:p>
        </w:tc>
        <w:tc>
          <w:tcPr>
            <w:tcW w:w="1696" w:type="dxa"/>
            <w:tcBorders>
              <w:top w:val="nil"/>
              <w:left w:val="nil"/>
              <w:bottom w:val="single" w:sz="4" w:space="0" w:color="000000"/>
              <w:right w:val="nil"/>
            </w:tcBorders>
            <w:shd w:val="clear" w:color="auto" w:fill="auto"/>
            <w:noWrap/>
            <w:vAlign w:val="bottom"/>
            <w:hideMark/>
          </w:tcPr>
          <w:p w14:paraId="53FBF077" w14:textId="77777777" w:rsidR="00FC5410" w:rsidRPr="0097331E" w:rsidRDefault="00FC5410" w:rsidP="00FC5410">
            <w:pPr>
              <w:spacing w:after="0" w:line="240" w:lineRule="auto"/>
              <w:jc w:val="center"/>
              <w:rPr>
                <w:rFonts w:ascii="Times New Roman" w:eastAsia="Times New Roman" w:hAnsi="Times New Roman" w:cs="Times New Roman"/>
                <w:color w:val="000000"/>
                <w:sz w:val="24"/>
                <w:szCs w:val="24"/>
              </w:rPr>
            </w:pPr>
            <w:r w:rsidRPr="0097331E">
              <w:rPr>
                <w:rFonts w:ascii="Times New Roman" w:eastAsia="Times New Roman" w:hAnsi="Times New Roman" w:cs="Times New Roman"/>
                <w:color w:val="000000"/>
                <w:sz w:val="24"/>
                <w:szCs w:val="24"/>
              </w:rPr>
              <w:t>0.08</w:t>
            </w:r>
          </w:p>
        </w:tc>
        <w:tc>
          <w:tcPr>
            <w:tcW w:w="963" w:type="dxa"/>
            <w:tcBorders>
              <w:top w:val="nil"/>
              <w:left w:val="nil"/>
              <w:bottom w:val="single" w:sz="4" w:space="0" w:color="000000"/>
              <w:right w:val="nil"/>
            </w:tcBorders>
            <w:shd w:val="clear" w:color="auto" w:fill="auto"/>
            <w:noWrap/>
            <w:vAlign w:val="bottom"/>
            <w:hideMark/>
          </w:tcPr>
          <w:p w14:paraId="0344DBDA" w14:textId="77777777" w:rsidR="00FC5410" w:rsidRPr="0097331E" w:rsidRDefault="00FC5410" w:rsidP="00FC5410">
            <w:pPr>
              <w:spacing w:after="0" w:line="240" w:lineRule="auto"/>
              <w:jc w:val="center"/>
              <w:rPr>
                <w:rFonts w:ascii="Times New Roman" w:eastAsia="Times New Roman" w:hAnsi="Times New Roman" w:cs="Times New Roman"/>
                <w:color w:val="000000"/>
                <w:sz w:val="24"/>
                <w:szCs w:val="24"/>
              </w:rPr>
            </w:pPr>
            <w:r w:rsidRPr="0097331E">
              <w:rPr>
                <w:rFonts w:ascii="Times New Roman" w:eastAsia="Times New Roman" w:hAnsi="Times New Roman" w:cs="Times New Roman"/>
                <w:color w:val="000000"/>
                <w:sz w:val="24"/>
                <w:szCs w:val="24"/>
              </w:rPr>
              <w:t>0.13</w:t>
            </w:r>
          </w:p>
        </w:tc>
        <w:tc>
          <w:tcPr>
            <w:tcW w:w="1136" w:type="dxa"/>
            <w:tcBorders>
              <w:top w:val="nil"/>
              <w:left w:val="nil"/>
              <w:bottom w:val="single" w:sz="4" w:space="0" w:color="000000"/>
              <w:right w:val="nil"/>
            </w:tcBorders>
            <w:shd w:val="clear" w:color="auto" w:fill="auto"/>
            <w:noWrap/>
            <w:vAlign w:val="bottom"/>
            <w:hideMark/>
          </w:tcPr>
          <w:p w14:paraId="03B2ECC7" w14:textId="77777777" w:rsidR="00FC5410" w:rsidRPr="0097331E" w:rsidRDefault="00FC5410" w:rsidP="00FC5410">
            <w:pPr>
              <w:spacing w:after="0" w:line="240" w:lineRule="auto"/>
              <w:jc w:val="center"/>
              <w:rPr>
                <w:rFonts w:ascii="Times New Roman" w:eastAsia="Times New Roman" w:hAnsi="Times New Roman" w:cs="Times New Roman"/>
                <w:b/>
                <w:bCs/>
                <w:color w:val="000000"/>
                <w:sz w:val="24"/>
                <w:szCs w:val="24"/>
              </w:rPr>
            </w:pPr>
            <w:r w:rsidRPr="0097331E">
              <w:rPr>
                <w:rFonts w:ascii="Times New Roman" w:eastAsia="Times New Roman" w:hAnsi="Times New Roman" w:cs="Times New Roman"/>
                <w:b/>
                <w:bCs/>
                <w:color w:val="000000"/>
                <w:sz w:val="24"/>
                <w:szCs w:val="24"/>
              </w:rPr>
              <w:t>-0.17</w:t>
            </w:r>
          </w:p>
        </w:tc>
      </w:tr>
      <w:tr w:rsidR="00FC5410" w:rsidRPr="0097331E" w14:paraId="08897CE4" w14:textId="77777777" w:rsidTr="00531523">
        <w:trPr>
          <w:trHeight w:val="260"/>
        </w:trPr>
        <w:tc>
          <w:tcPr>
            <w:tcW w:w="1243" w:type="dxa"/>
            <w:tcBorders>
              <w:top w:val="nil"/>
              <w:left w:val="nil"/>
              <w:bottom w:val="nil"/>
              <w:right w:val="nil"/>
            </w:tcBorders>
            <w:shd w:val="clear" w:color="auto" w:fill="auto"/>
            <w:noWrap/>
            <w:vAlign w:val="bottom"/>
            <w:hideMark/>
          </w:tcPr>
          <w:p w14:paraId="5AD0453A" w14:textId="77777777" w:rsidR="00FC5410" w:rsidRPr="0097331E" w:rsidRDefault="00FC5410" w:rsidP="00FC5410">
            <w:pPr>
              <w:spacing w:after="0" w:line="240" w:lineRule="auto"/>
              <w:jc w:val="center"/>
              <w:rPr>
                <w:rFonts w:ascii="Times New Roman" w:eastAsia="Times New Roman" w:hAnsi="Times New Roman" w:cs="Times New Roman"/>
                <w:b/>
                <w:bCs/>
                <w:color w:val="000000"/>
                <w:sz w:val="24"/>
                <w:szCs w:val="24"/>
              </w:rPr>
            </w:pPr>
          </w:p>
        </w:tc>
        <w:tc>
          <w:tcPr>
            <w:tcW w:w="788" w:type="dxa"/>
            <w:tcBorders>
              <w:top w:val="nil"/>
              <w:left w:val="nil"/>
              <w:bottom w:val="nil"/>
              <w:right w:val="nil"/>
            </w:tcBorders>
            <w:shd w:val="clear" w:color="auto" w:fill="auto"/>
            <w:noWrap/>
            <w:vAlign w:val="bottom"/>
            <w:hideMark/>
          </w:tcPr>
          <w:p w14:paraId="02FC99D9" w14:textId="77777777" w:rsidR="00FC5410" w:rsidRPr="0097331E" w:rsidRDefault="00FC5410" w:rsidP="00FC5410">
            <w:pPr>
              <w:spacing w:after="0" w:line="240" w:lineRule="auto"/>
              <w:jc w:val="center"/>
              <w:rPr>
                <w:rFonts w:ascii="Times New Roman" w:eastAsia="Times New Roman" w:hAnsi="Times New Roman" w:cs="Times New Roman"/>
                <w:sz w:val="20"/>
                <w:szCs w:val="20"/>
              </w:rPr>
            </w:pPr>
          </w:p>
        </w:tc>
        <w:tc>
          <w:tcPr>
            <w:tcW w:w="1243" w:type="dxa"/>
            <w:tcBorders>
              <w:top w:val="nil"/>
              <w:left w:val="nil"/>
              <w:right w:val="nil"/>
            </w:tcBorders>
            <w:shd w:val="clear" w:color="auto" w:fill="auto"/>
            <w:noWrap/>
            <w:vAlign w:val="bottom"/>
            <w:hideMark/>
          </w:tcPr>
          <w:p w14:paraId="2FA6B9E7" w14:textId="77777777" w:rsidR="00FC5410" w:rsidRPr="0097331E" w:rsidRDefault="00FC5410" w:rsidP="00FC5410">
            <w:pPr>
              <w:spacing w:after="0" w:line="240" w:lineRule="auto"/>
              <w:jc w:val="center"/>
              <w:rPr>
                <w:rFonts w:ascii="Times New Roman" w:eastAsia="Times New Roman" w:hAnsi="Times New Roman" w:cs="Times New Roman"/>
                <w:sz w:val="20"/>
                <w:szCs w:val="20"/>
              </w:rPr>
            </w:pPr>
          </w:p>
        </w:tc>
        <w:tc>
          <w:tcPr>
            <w:tcW w:w="963" w:type="dxa"/>
            <w:tcBorders>
              <w:top w:val="nil"/>
              <w:left w:val="nil"/>
              <w:bottom w:val="nil"/>
              <w:right w:val="nil"/>
            </w:tcBorders>
            <w:shd w:val="clear" w:color="auto" w:fill="auto"/>
            <w:noWrap/>
            <w:vAlign w:val="bottom"/>
            <w:hideMark/>
          </w:tcPr>
          <w:p w14:paraId="2A36A2DF" w14:textId="77777777" w:rsidR="00FC5410" w:rsidRPr="0097331E" w:rsidRDefault="00FC5410" w:rsidP="00FC5410">
            <w:pPr>
              <w:spacing w:after="0" w:line="240" w:lineRule="auto"/>
              <w:jc w:val="center"/>
              <w:rPr>
                <w:rFonts w:ascii="Times New Roman" w:eastAsia="Times New Roman" w:hAnsi="Times New Roman" w:cs="Times New Roman"/>
                <w:sz w:val="20"/>
                <w:szCs w:val="20"/>
              </w:rPr>
            </w:pPr>
          </w:p>
        </w:tc>
        <w:tc>
          <w:tcPr>
            <w:tcW w:w="1136" w:type="dxa"/>
            <w:tcBorders>
              <w:top w:val="nil"/>
              <w:left w:val="nil"/>
              <w:bottom w:val="nil"/>
              <w:right w:val="nil"/>
            </w:tcBorders>
            <w:shd w:val="clear" w:color="auto" w:fill="auto"/>
            <w:noWrap/>
            <w:vAlign w:val="bottom"/>
            <w:hideMark/>
          </w:tcPr>
          <w:p w14:paraId="0D13083A" w14:textId="77777777" w:rsidR="00FC5410" w:rsidRPr="0097331E" w:rsidRDefault="00FC5410" w:rsidP="00FC5410">
            <w:pPr>
              <w:spacing w:after="0" w:line="240" w:lineRule="auto"/>
              <w:jc w:val="center"/>
              <w:rPr>
                <w:rFonts w:ascii="Times New Roman" w:eastAsia="Times New Roman" w:hAnsi="Times New Roman" w:cs="Times New Roman"/>
                <w:sz w:val="20"/>
                <w:szCs w:val="20"/>
              </w:rPr>
            </w:pPr>
          </w:p>
        </w:tc>
        <w:tc>
          <w:tcPr>
            <w:tcW w:w="1167" w:type="dxa"/>
            <w:gridSpan w:val="2"/>
            <w:tcBorders>
              <w:top w:val="nil"/>
              <w:left w:val="nil"/>
              <w:bottom w:val="nil"/>
              <w:right w:val="nil"/>
            </w:tcBorders>
            <w:shd w:val="clear" w:color="auto" w:fill="auto"/>
            <w:noWrap/>
            <w:vAlign w:val="bottom"/>
            <w:hideMark/>
          </w:tcPr>
          <w:p w14:paraId="2E2F49ED" w14:textId="77777777" w:rsidR="00FC5410" w:rsidRPr="0097331E" w:rsidRDefault="00FC5410" w:rsidP="00FC5410">
            <w:pPr>
              <w:spacing w:after="0" w:line="240" w:lineRule="auto"/>
              <w:jc w:val="center"/>
              <w:rPr>
                <w:rFonts w:ascii="Times New Roman" w:eastAsia="Times New Roman" w:hAnsi="Times New Roman" w:cs="Times New Roman"/>
                <w:sz w:val="20"/>
                <w:szCs w:val="20"/>
              </w:rPr>
            </w:pPr>
          </w:p>
        </w:tc>
        <w:tc>
          <w:tcPr>
            <w:tcW w:w="1136" w:type="dxa"/>
            <w:tcBorders>
              <w:top w:val="nil"/>
              <w:left w:val="nil"/>
              <w:bottom w:val="nil"/>
              <w:right w:val="nil"/>
            </w:tcBorders>
            <w:shd w:val="clear" w:color="auto" w:fill="auto"/>
            <w:noWrap/>
            <w:vAlign w:val="bottom"/>
            <w:hideMark/>
          </w:tcPr>
          <w:p w14:paraId="6733CD0E" w14:textId="77777777" w:rsidR="00FC5410" w:rsidRPr="0097331E" w:rsidRDefault="00FC5410" w:rsidP="00FC5410">
            <w:pPr>
              <w:spacing w:after="0" w:line="240" w:lineRule="auto"/>
              <w:jc w:val="center"/>
              <w:rPr>
                <w:rFonts w:ascii="Times New Roman" w:eastAsia="Times New Roman" w:hAnsi="Times New Roman" w:cs="Times New Roman"/>
                <w:sz w:val="20"/>
                <w:szCs w:val="20"/>
              </w:rPr>
            </w:pPr>
          </w:p>
        </w:tc>
        <w:tc>
          <w:tcPr>
            <w:tcW w:w="1696" w:type="dxa"/>
            <w:tcBorders>
              <w:top w:val="nil"/>
              <w:left w:val="nil"/>
              <w:bottom w:val="nil"/>
              <w:right w:val="nil"/>
            </w:tcBorders>
            <w:shd w:val="clear" w:color="auto" w:fill="auto"/>
            <w:noWrap/>
            <w:vAlign w:val="bottom"/>
            <w:hideMark/>
          </w:tcPr>
          <w:p w14:paraId="494E889F" w14:textId="77777777" w:rsidR="00FC5410" w:rsidRPr="0097331E" w:rsidRDefault="00FC5410" w:rsidP="00FC5410">
            <w:pPr>
              <w:spacing w:after="0" w:line="240" w:lineRule="auto"/>
              <w:jc w:val="center"/>
              <w:rPr>
                <w:rFonts w:ascii="Times New Roman" w:eastAsia="Times New Roman" w:hAnsi="Times New Roman" w:cs="Times New Roman"/>
                <w:sz w:val="20"/>
                <w:szCs w:val="20"/>
              </w:rPr>
            </w:pPr>
          </w:p>
        </w:tc>
        <w:tc>
          <w:tcPr>
            <w:tcW w:w="963" w:type="dxa"/>
            <w:tcBorders>
              <w:top w:val="nil"/>
              <w:left w:val="nil"/>
              <w:bottom w:val="nil"/>
              <w:right w:val="nil"/>
            </w:tcBorders>
            <w:shd w:val="clear" w:color="auto" w:fill="auto"/>
            <w:noWrap/>
            <w:vAlign w:val="bottom"/>
            <w:hideMark/>
          </w:tcPr>
          <w:p w14:paraId="64DC233C" w14:textId="77777777" w:rsidR="00FC5410" w:rsidRPr="0097331E" w:rsidRDefault="00FC5410" w:rsidP="00FC5410">
            <w:pPr>
              <w:spacing w:after="0" w:line="240" w:lineRule="auto"/>
              <w:jc w:val="center"/>
              <w:rPr>
                <w:rFonts w:ascii="Times New Roman" w:eastAsia="Times New Roman" w:hAnsi="Times New Roman" w:cs="Times New Roman"/>
                <w:sz w:val="20"/>
                <w:szCs w:val="20"/>
              </w:rPr>
            </w:pPr>
          </w:p>
        </w:tc>
        <w:tc>
          <w:tcPr>
            <w:tcW w:w="1136" w:type="dxa"/>
            <w:tcBorders>
              <w:top w:val="nil"/>
              <w:left w:val="nil"/>
              <w:bottom w:val="nil"/>
              <w:right w:val="nil"/>
            </w:tcBorders>
            <w:shd w:val="clear" w:color="auto" w:fill="auto"/>
            <w:noWrap/>
            <w:vAlign w:val="bottom"/>
            <w:hideMark/>
          </w:tcPr>
          <w:p w14:paraId="6C40AF14" w14:textId="77777777" w:rsidR="00FC5410" w:rsidRPr="0097331E" w:rsidRDefault="00FC5410" w:rsidP="00FC5410">
            <w:pPr>
              <w:spacing w:after="0" w:line="240" w:lineRule="auto"/>
              <w:jc w:val="center"/>
              <w:rPr>
                <w:rFonts w:ascii="Times New Roman" w:eastAsia="Times New Roman" w:hAnsi="Times New Roman" w:cs="Times New Roman"/>
                <w:sz w:val="20"/>
                <w:szCs w:val="20"/>
              </w:rPr>
            </w:pPr>
          </w:p>
        </w:tc>
      </w:tr>
      <w:tr w:rsidR="00FC5410" w:rsidRPr="0097331E" w14:paraId="2680F627" w14:textId="77777777" w:rsidTr="00531523">
        <w:trPr>
          <w:trHeight w:val="260"/>
        </w:trPr>
        <w:tc>
          <w:tcPr>
            <w:tcW w:w="1243" w:type="dxa"/>
            <w:tcBorders>
              <w:top w:val="nil"/>
              <w:left w:val="nil"/>
              <w:bottom w:val="nil"/>
              <w:right w:val="nil"/>
            </w:tcBorders>
            <w:shd w:val="clear" w:color="auto" w:fill="auto"/>
            <w:noWrap/>
            <w:vAlign w:val="bottom"/>
            <w:hideMark/>
          </w:tcPr>
          <w:p w14:paraId="1D88FC97" w14:textId="77777777" w:rsidR="00FC5410" w:rsidRPr="0097331E" w:rsidRDefault="00FC5410" w:rsidP="00FC5410">
            <w:pPr>
              <w:spacing w:after="0" w:line="240" w:lineRule="auto"/>
              <w:jc w:val="center"/>
              <w:rPr>
                <w:rFonts w:ascii="Times New Roman" w:eastAsia="Times New Roman" w:hAnsi="Times New Roman" w:cs="Times New Roman"/>
                <w:sz w:val="20"/>
                <w:szCs w:val="20"/>
              </w:rPr>
            </w:pPr>
          </w:p>
        </w:tc>
        <w:tc>
          <w:tcPr>
            <w:tcW w:w="788" w:type="dxa"/>
            <w:tcBorders>
              <w:top w:val="nil"/>
              <w:left w:val="nil"/>
              <w:bottom w:val="nil"/>
              <w:right w:val="nil"/>
            </w:tcBorders>
            <w:shd w:val="clear" w:color="auto" w:fill="auto"/>
            <w:noWrap/>
            <w:vAlign w:val="bottom"/>
            <w:hideMark/>
          </w:tcPr>
          <w:p w14:paraId="2B4EE474" w14:textId="77777777" w:rsidR="00FC5410" w:rsidRPr="0097331E" w:rsidRDefault="00FC5410" w:rsidP="00FC5410">
            <w:pPr>
              <w:spacing w:after="0" w:line="240" w:lineRule="auto"/>
              <w:jc w:val="center"/>
              <w:rPr>
                <w:rFonts w:ascii="Times New Roman" w:eastAsia="Times New Roman" w:hAnsi="Times New Roman" w:cs="Times New Roman"/>
                <w:sz w:val="20"/>
                <w:szCs w:val="20"/>
              </w:rPr>
            </w:pPr>
          </w:p>
        </w:tc>
        <w:tc>
          <w:tcPr>
            <w:tcW w:w="1243" w:type="dxa"/>
            <w:tcBorders>
              <w:top w:val="nil"/>
              <w:left w:val="nil"/>
              <w:right w:val="single" w:sz="4" w:space="0" w:color="auto"/>
            </w:tcBorders>
            <w:shd w:val="clear" w:color="D9D9D9" w:fill="D9D9D9"/>
            <w:noWrap/>
            <w:vAlign w:val="bottom"/>
            <w:hideMark/>
          </w:tcPr>
          <w:p w14:paraId="0C9F0771" w14:textId="77777777" w:rsidR="00FC5410" w:rsidRPr="0097331E" w:rsidRDefault="00FC5410" w:rsidP="00FC5410">
            <w:pPr>
              <w:spacing w:after="0" w:line="240" w:lineRule="auto"/>
              <w:jc w:val="center"/>
              <w:rPr>
                <w:rFonts w:ascii="Times New Roman" w:eastAsia="Times New Roman" w:hAnsi="Times New Roman" w:cs="Times New Roman"/>
                <w:color w:val="000000"/>
                <w:sz w:val="24"/>
                <w:szCs w:val="24"/>
              </w:rPr>
            </w:pPr>
            <w:r w:rsidRPr="0097331E">
              <w:rPr>
                <w:rFonts w:ascii="Times New Roman" w:eastAsia="Times New Roman" w:hAnsi="Times New Roman" w:cs="Times New Roman"/>
                <w:color w:val="000000"/>
                <w:sz w:val="24"/>
                <w:szCs w:val="24"/>
              </w:rPr>
              <w:t> </w:t>
            </w:r>
          </w:p>
        </w:tc>
        <w:tc>
          <w:tcPr>
            <w:tcW w:w="963" w:type="dxa"/>
            <w:tcBorders>
              <w:top w:val="nil"/>
              <w:left w:val="single" w:sz="4" w:space="0" w:color="auto"/>
              <w:bottom w:val="nil"/>
              <w:right w:val="nil"/>
            </w:tcBorders>
            <w:shd w:val="clear" w:color="D9D9D9" w:fill="D9D9D9"/>
            <w:noWrap/>
            <w:vAlign w:val="bottom"/>
            <w:hideMark/>
          </w:tcPr>
          <w:p w14:paraId="4BED3099" w14:textId="77777777" w:rsidR="00FC5410" w:rsidRPr="0097331E" w:rsidRDefault="00FC5410" w:rsidP="00FC5410">
            <w:pPr>
              <w:spacing w:after="0" w:line="240" w:lineRule="auto"/>
              <w:jc w:val="center"/>
              <w:rPr>
                <w:rFonts w:ascii="Times New Roman" w:eastAsia="Times New Roman" w:hAnsi="Times New Roman" w:cs="Times New Roman"/>
                <w:color w:val="000000"/>
                <w:sz w:val="24"/>
                <w:szCs w:val="24"/>
              </w:rPr>
            </w:pPr>
            <w:r w:rsidRPr="0097331E">
              <w:rPr>
                <w:rFonts w:ascii="Times New Roman" w:eastAsia="Times New Roman" w:hAnsi="Times New Roman" w:cs="Times New Roman"/>
                <w:color w:val="000000"/>
                <w:sz w:val="24"/>
                <w:szCs w:val="24"/>
              </w:rPr>
              <w:t> </w:t>
            </w:r>
          </w:p>
        </w:tc>
        <w:tc>
          <w:tcPr>
            <w:tcW w:w="3439" w:type="dxa"/>
            <w:gridSpan w:val="4"/>
            <w:tcBorders>
              <w:top w:val="nil"/>
              <w:left w:val="nil"/>
              <w:bottom w:val="nil"/>
              <w:right w:val="nil"/>
            </w:tcBorders>
            <w:shd w:val="clear" w:color="D9D9D9" w:fill="D9D9D9"/>
            <w:noWrap/>
            <w:vAlign w:val="bottom"/>
            <w:hideMark/>
          </w:tcPr>
          <w:p w14:paraId="656E4069" w14:textId="77777777" w:rsidR="00FC5410" w:rsidRPr="0097331E" w:rsidRDefault="00FC5410" w:rsidP="00FC5410">
            <w:pPr>
              <w:spacing w:after="0" w:line="240" w:lineRule="auto"/>
              <w:jc w:val="center"/>
              <w:rPr>
                <w:rFonts w:ascii="Times New Roman" w:eastAsia="Times New Roman" w:hAnsi="Times New Roman" w:cs="Times New Roman"/>
                <w:color w:val="000000"/>
                <w:sz w:val="24"/>
                <w:szCs w:val="24"/>
              </w:rPr>
            </w:pPr>
            <w:r w:rsidRPr="0097331E">
              <w:rPr>
                <w:rFonts w:ascii="Times New Roman" w:eastAsia="Times New Roman" w:hAnsi="Times New Roman" w:cs="Times New Roman"/>
                <w:color w:val="000000"/>
                <w:sz w:val="24"/>
                <w:szCs w:val="24"/>
              </w:rPr>
              <w:t>N. Carolina</w:t>
            </w:r>
          </w:p>
        </w:tc>
        <w:tc>
          <w:tcPr>
            <w:tcW w:w="1696" w:type="dxa"/>
            <w:tcBorders>
              <w:top w:val="nil"/>
              <w:left w:val="nil"/>
              <w:bottom w:val="nil"/>
              <w:right w:val="nil"/>
            </w:tcBorders>
            <w:shd w:val="clear" w:color="D9D9D9" w:fill="D9D9D9"/>
            <w:noWrap/>
            <w:vAlign w:val="bottom"/>
            <w:hideMark/>
          </w:tcPr>
          <w:p w14:paraId="51A9EC63" w14:textId="77777777" w:rsidR="00FC5410" w:rsidRPr="0097331E" w:rsidRDefault="00FC5410" w:rsidP="00FC5410">
            <w:pPr>
              <w:spacing w:after="0" w:line="240" w:lineRule="auto"/>
              <w:jc w:val="center"/>
              <w:rPr>
                <w:rFonts w:ascii="Times New Roman" w:eastAsia="Times New Roman" w:hAnsi="Times New Roman" w:cs="Times New Roman"/>
                <w:color w:val="000000"/>
                <w:sz w:val="24"/>
                <w:szCs w:val="24"/>
              </w:rPr>
            </w:pPr>
            <w:r w:rsidRPr="0097331E">
              <w:rPr>
                <w:rFonts w:ascii="Times New Roman" w:eastAsia="Times New Roman" w:hAnsi="Times New Roman" w:cs="Times New Roman"/>
                <w:color w:val="000000"/>
                <w:sz w:val="24"/>
                <w:szCs w:val="24"/>
              </w:rPr>
              <w:t> </w:t>
            </w:r>
          </w:p>
        </w:tc>
        <w:tc>
          <w:tcPr>
            <w:tcW w:w="963" w:type="dxa"/>
            <w:tcBorders>
              <w:top w:val="nil"/>
              <w:left w:val="nil"/>
              <w:bottom w:val="nil"/>
              <w:right w:val="nil"/>
            </w:tcBorders>
            <w:shd w:val="clear" w:color="auto" w:fill="auto"/>
            <w:noWrap/>
            <w:vAlign w:val="bottom"/>
            <w:hideMark/>
          </w:tcPr>
          <w:p w14:paraId="7EDE6F8C" w14:textId="77777777" w:rsidR="00FC5410" w:rsidRPr="0097331E" w:rsidRDefault="00FC5410" w:rsidP="00FC5410">
            <w:pPr>
              <w:spacing w:after="0" w:line="240" w:lineRule="auto"/>
              <w:jc w:val="center"/>
              <w:rPr>
                <w:rFonts w:ascii="Times New Roman" w:eastAsia="Times New Roman" w:hAnsi="Times New Roman" w:cs="Times New Roman"/>
                <w:color w:val="000000"/>
                <w:sz w:val="24"/>
                <w:szCs w:val="24"/>
              </w:rPr>
            </w:pPr>
          </w:p>
        </w:tc>
        <w:tc>
          <w:tcPr>
            <w:tcW w:w="1136" w:type="dxa"/>
            <w:tcBorders>
              <w:top w:val="nil"/>
              <w:left w:val="nil"/>
              <w:bottom w:val="nil"/>
              <w:right w:val="nil"/>
            </w:tcBorders>
            <w:shd w:val="clear" w:color="auto" w:fill="auto"/>
            <w:noWrap/>
            <w:vAlign w:val="bottom"/>
            <w:hideMark/>
          </w:tcPr>
          <w:p w14:paraId="366A490B" w14:textId="77777777" w:rsidR="00FC5410" w:rsidRPr="0097331E" w:rsidRDefault="00FC5410" w:rsidP="00FC5410">
            <w:pPr>
              <w:spacing w:after="0" w:line="240" w:lineRule="auto"/>
              <w:jc w:val="center"/>
              <w:rPr>
                <w:rFonts w:ascii="Times New Roman" w:eastAsia="Times New Roman" w:hAnsi="Times New Roman" w:cs="Times New Roman"/>
                <w:sz w:val="20"/>
                <w:szCs w:val="20"/>
              </w:rPr>
            </w:pPr>
          </w:p>
        </w:tc>
      </w:tr>
      <w:tr w:rsidR="00FC5410" w:rsidRPr="0097331E" w14:paraId="31C52347" w14:textId="77777777" w:rsidTr="00531523">
        <w:trPr>
          <w:trHeight w:val="260"/>
        </w:trPr>
        <w:tc>
          <w:tcPr>
            <w:tcW w:w="1243" w:type="dxa"/>
            <w:tcBorders>
              <w:top w:val="nil"/>
              <w:left w:val="nil"/>
              <w:bottom w:val="nil"/>
              <w:right w:val="nil"/>
            </w:tcBorders>
            <w:shd w:val="clear" w:color="auto" w:fill="auto"/>
            <w:noWrap/>
            <w:vAlign w:val="bottom"/>
            <w:hideMark/>
          </w:tcPr>
          <w:p w14:paraId="3C6FF0C3" w14:textId="77777777" w:rsidR="00FC5410" w:rsidRPr="0097331E" w:rsidRDefault="00FC5410" w:rsidP="00FC5410">
            <w:pPr>
              <w:spacing w:after="0" w:line="240" w:lineRule="auto"/>
              <w:jc w:val="center"/>
              <w:rPr>
                <w:rFonts w:ascii="Times New Roman" w:eastAsia="Times New Roman" w:hAnsi="Times New Roman" w:cs="Times New Roman"/>
                <w:sz w:val="20"/>
                <w:szCs w:val="20"/>
              </w:rPr>
            </w:pPr>
          </w:p>
        </w:tc>
        <w:tc>
          <w:tcPr>
            <w:tcW w:w="788" w:type="dxa"/>
            <w:tcBorders>
              <w:top w:val="nil"/>
              <w:left w:val="nil"/>
              <w:bottom w:val="nil"/>
              <w:right w:val="nil"/>
            </w:tcBorders>
            <w:shd w:val="clear" w:color="auto" w:fill="auto"/>
            <w:noWrap/>
            <w:vAlign w:val="bottom"/>
            <w:hideMark/>
          </w:tcPr>
          <w:p w14:paraId="2D744454" w14:textId="77777777" w:rsidR="00FC5410" w:rsidRPr="0097331E" w:rsidRDefault="00FC5410" w:rsidP="00FC5410">
            <w:pPr>
              <w:spacing w:after="0" w:line="240" w:lineRule="auto"/>
              <w:jc w:val="center"/>
              <w:rPr>
                <w:rFonts w:ascii="Times New Roman" w:eastAsia="Times New Roman" w:hAnsi="Times New Roman" w:cs="Times New Roman"/>
                <w:sz w:val="20"/>
                <w:szCs w:val="20"/>
              </w:rPr>
            </w:pPr>
          </w:p>
        </w:tc>
        <w:tc>
          <w:tcPr>
            <w:tcW w:w="1243" w:type="dxa"/>
            <w:tcBorders>
              <w:top w:val="nil"/>
              <w:left w:val="nil"/>
              <w:bottom w:val="single" w:sz="4" w:space="0" w:color="auto"/>
              <w:right w:val="single" w:sz="4" w:space="0" w:color="auto"/>
            </w:tcBorders>
            <w:shd w:val="clear" w:color="auto" w:fill="auto"/>
            <w:noWrap/>
            <w:vAlign w:val="bottom"/>
            <w:hideMark/>
          </w:tcPr>
          <w:p w14:paraId="606E1C09" w14:textId="77777777" w:rsidR="00FC5410" w:rsidRPr="0097331E" w:rsidRDefault="00FC5410" w:rsidP="00FC5410">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000000"/>
                <w:sz w:val="24"/>
                <w:szCs w:val="24"/>
              </w:rPr>
              <w:t>Month</w:t>
            </w:r>
          </w:p>
        </w:tc>
        <w:tc>
          <w:tcPr>
            <w:tcW w:w="963" w:type="dxa"/>
            <w:tcBorders>
              <w:top w:val="nil"/>
              <w:left w:val="single" w:sz="4" w:space="0" w:color="auto"/>
              <w:bottom w:val="nil"/>
              <w:right w:val="nil"/>
            </w:tcBorders>
            <w:shd w:val="clear" w:color="auto" w:fill="auto"/>
            <w:noWrap/>
            <w:vAlign w:val="bottom"/>
            <w:hideMark/>
          </w:tcPr>
          <w:p w14:paraId="7B367715" w14:textId="77777777" w:rsidR="00FC5410" w:rsidRPr="0097331E" w:rsidRDefault="00FC5410" w:rsidP="00FC5410">
            <w:pPr>
              <w:spacing w:after="0" w:line="240" w:lineRule="auto"/>
              <w:jc w:val="center"/>
              <w:rPr>
                <w:rFonts w:ascii="Times New Roman" w:eastAsia="Times New Roman" w:hAnsi="Times New Roman" w:cs="Times New Roman"/>
                <w:color w:val="000000"/>
                <w:sz w:val="24"/>
                <w:szCs w:val="24"/>
              </w:rPr>
            </w:pPr>
            <w:r w:rsidRPr="0097331E">
              <w:rPr>
                <w:rFonts w:ascii="Times New Roman" w:eastAsia="Times New Roman" w:hAnsi="Times New Roman" w:cs="Times New Roman"/>
                <w:color w:val="000000"/>
                <w:sz w:val="24"/>
                <w:szCs w:val="24"/>
              </w:rPr>
              <w:t>Corn</w:t>
            </w:r>
          </w:p>
        </w:tc>
        <w:tc>
          <w:tcPr>
            <w:tcW w:w="1136" w:type="dxa"/>
            <w:tcBorders>
              <w:top w:val="nil"/>
              <w:left w:val="nil"/>
              <w:bottom w:val="nil"/>
              <w:right w:val="nil"/>
            </w:tcBorders>
            <w:shd w:val="clear" w:color="auto" w:fill="auto"/>
            <w:noWrap/>
            <w:vAlign w:val="bottom"/>
            <w:hideMark/>
          </w:tcPr>
          <w:p w14:paraId="73835D75" w14:textId="77777777" w:rsidR="00FC5410" w:rsidRPr="0097331E" w:rsidRDefault="00FC5410" w:rsidP="00FC5410">
            <w:pPr>
              <w:spacing w:after="0" w:line="240" w:lineRule="auto"/>
              <w:jc w:val="center"/>
              <w:rPr>
                <w:rFonts w:ascii="Times New Roman" w:eastAsia="Times New Roman" w:hAnsi="Times New Roman" w:cs="Times New Roman"/>
                <w:color w:val="000000"/>
                <w:sz w:val="24"/>
                <w:szCs w:val="24"/>
              </w:rPr>
            </w:pPr>
            <w:r w:rsidRPr="0097331E">
              <w:rPr>
                <w:rFonts w:ascii="Times New Roman" w:eastAsia="Times New Roman" w:hAnsi="Times New Roman" w:cs="Times New Roman"/>
                <w:color w:val="000000"/>
                <w:sz w:val="24"/>
                <w:szCs w:val="24"/>
              </w:rPr>
              <w:t>Cotton</w:t>
            </w:r>
          </w:p>
        </w:tc>
        <w:tc>
          <w:tcPr>
            <w:tcW w:w="1167" w:type="dxa"/>
            <w:gridSpan w:val="2"/>
            <w:tcBorders>
              <w:top w:val="nil"/>
              <w:left w:val="nil"/>
              <w:bottom w:val="nil"/>
              <w:right w:val="nil"/>
            </w:tcBorders>
            <w:shd w:val="clear" w:color="auto" w:fill="auto"/>
            <w:noWrap/>
            <w:vAlign w:val="bottom"/>
            <w:hideMark/>
          </w:tcPr>
          <w:p w14:paraId="11A54306" w14:textId="77777777" w:rsidR="00FC5410" w:rsidRPr="0097331E" w:rsidRDefault="00FC5410" w:rsidP="00FC5410">
            <w:pPr>
              <w:spacing w:after="0" w:line="240" w:lineRule="auto"/>
              <w:jc w:val="center"/>
              <w:rPr>
                <w:rFonts w:ascii="Times New Roman" w:eastAsia="Times New Roman" w:hAnsi="Times New Roman" w:cs="Times New Roman"/>
                <w:color w:val="000000"/>
                <w:sz w:val="24"/>
                <w:szCs w:val="24"/>
              </w:rPr>
            </w:pPr>
            <w:r w:rsidRPr="0097331E">
              <w:rPr>
                <w:rFonts w:ascii="Times New Roman" w:eastAsia="Times New Roman" w:hAnsi="Times New Roman" w:cs="Times New Roman"/>
                <w:color w:val="000000"/>
                <w:sz w:val="24"/>
                <w:szCs w:val="24"/>
              </w:rPr>
              <w:t>Peanuts</w:t>
            </w:r>
          </w:p>
        </w:tc>
        <w:tc>
          <w:tcPr>
            <w:tcW w:w="1136" w:type="dxa"/>
            <w:tcBorders>
              <w:top w:val="nil"/>
              <w:left w:val="nil"/>
              <w:bottom w:val="nil"/>
              <w:right w:val="nil"/>
            </w:tcBorders>
            <w:shd w:val="clear" w:color="auto" w:fill="auto"/>
            <w:noWrap/>
            <w:vAlign w:val="bottom"/>
            <w:hideMark/>
          </w:tcPr>
          <w:p w14:paraId="0C08F7DA" w14:textId="77777777" w:rsidR="00FC5410" w:rsidRPr="0097331E" w:rsidRDefault="00FC5410" w:rsidP="00FC5410">
            <w:pPr>
              <w:spacing w:after="0" w:line="240" w:lineRule="auto"/>
              <w:jc w:val="center"/>
              <w:rPr>
                <w:rFonts w:ascii="Times New Roman" w:eastAsia="Times New Roman" w:hAnsi="Times New Roman" w:cs="Times New Roman"/>
                <w:color w:val="000000"/>
                <w:sz w:val="24"/>
                <w:szCs w:val="24"/>
              </w:rPr>
            </w:pPr>
            <w:r w:rsidRPr="0097331E">
              <w:rPr>
                <w:rFonts w:ascii="Times New Roman" w:eastAsia="Times New Roman" w:hAnsi="Times New Roman" w:cs="Times New Roman"/>
                <w:color w:val="000000"/>
                <w:sz w:val="24"/>
                <w:szCs w:val="24"/>
              </w:rPr>
              <w:t>Soybeans</w:t>
            </w:r>
          </w:p>
        </w:tc>
        <w:tc>
          <w:tcPr>
            <w:tcW w:w="1696" w:type="dxa"/>
            <w:tcBorders>
              <w:top w:val="nil"/>
              <w:left w:val="nil"/>
              <w:bottom w:val="nil"/>
              <w:right w:val="nil"/>
            </w:tcBorders>
            <w:shd w:val="clear" w:color="auto" w:fill="auto"/>
            <w:noWrap/>
            <w:vAlign w:val="bottom"/>
            <w:hideMark/>
          </w:tcPr>
          <w:p w14:paraId="4F19224A" w14:textId="77777777" w:rsidR="00FC5410" w:rsidRPr="0097331E" w:rsidRDefault="00FC5410" w:rsidP="00FC5410">
            <w:pPr>
              <w:spacing w:after="0" w:line="240" w:lineRule="auto"/>
              <w:jc w:val="center"/>
              <w:rPr>
                <w:rFonts w:ascii="Times New Roman" w:eastAsia="Times New Roman" w:hAnsi="Times New Roman" w:cs="Times New Roman"/>
                <w:color w:val="000000"/>
                <w:sz w:val="24"/>
                <w:szCs w:val="24"/>
              </w:rPr>
            </w:pPr>
            <w:r w:rsidRPr="0097331E">
              <w:rPr>
                <w:rFonts w:ascii="Times New Roman" w:eastAsia="Times New Roman" w:hAnsi="Times New Roman" w:cs="Times New Roman"/>
                <w:color w:val="000000"/>
                <w:sz w:val="24"/>
                <w:szCs w:val="24"/>
              </w:rPr>
              <w:t>Sweet Potatoes</w:t>
            </w:r>
          </w:p>
        </w:tc>
        <w:tc>
          <w:tcPr>
            <w:tcW w:w="963" w:type="dxa"/>
            <w:tcBorders>
              <w:top w:val="nil"/>
              <w:left w:val="nil"/>
              <w:bottom w:val="nil"/>
              <w:right w:val="nil"/>
            </w:tcBorders>
            <w:shd w:val="clear" w:color="auto" w:fill="auto"/>
            <w:noWrap/>
            <w:vAlign w:val="bottom"/>
            <w:hideMark/>
          </w:tcPr>
          <w:p w14:paraId="12453E49" w14:textId="77777777" w:rsidR="00FC5410" w:rsidRPr="0097331E" w:rsidRDefault="00FC5410" w:rsidP="00FC5410">
            <w:pPr>
              <w:spacing w:after="0" w:line="240" w:lineRule="auto"/>
              <w:jc w:val="center"/>
              <w:rPr>
                <w:rFonts w:ascii="Times New Roman" w:eastAsia="Times New Roman" w:hAnsi="Times New Roman" w:cs="Times New Roman"/>
                <w:color w:val="000000"/>
                <w:sz w:val="24"/>
                <w:szCs w:val="24"/>
              </w:rPr>
            </w:pPr>
          </w:p>
        </w:tc>
        <w:tc>
          <w:tcPr>
            <w:tcW w:w="1136" w:type="dxa"/>
            <w:tcBorders>
              <w:top w:val="nil"/>
              <w:left w:val="nil"/>
              <w:bottom w:val="nil"/>
              <w:right w:val="nil"/>
            </w:tcBorders>
            <w:shd w:val="clear" w:color="auto" w:fill="auto"/>
            <w:noWrap/>
            <w:vAlign w:val="bottom"/>
            <w:hideMark/>
          </w:tcPr>
          <w:p w14:paraId="0573425A" w14:textId="77777777" w:rsidR="00FC5410" w:rsidRPr="0097331E" w:rsidRDefault="00FC5410" w:rsidP="00FC5410">
            <w:pPr>
              <w:spacing w:after="0" w:line="240" w:lineRule="auto"/>
              <w:jc w:val="center"/>
              <w:rPr>
                <w:rFonts w:ascii="Times New Roman" w:eastAsia="Times New Roman" w:hAnsi="Times New Roman" w:cs="Times New Roman"/>
                <w:sz w:val="20"/>
                <w:szCs w:val="20"/>
              </w:rPr>
            </w:pPr>
          </w:p>
        </w:tc>
      </w:tr>
      <w:tr w:rsidR="00531523" w:rsidRPr="0097331E" w14:paraId="12A18527" w14:textId="77777777" w:rsidTr="00531523">
        <w:trPr>
          <w:trHeight w:val="260"/>
        </w:trPr>
        <w:tc>
          <w:tcPr>
            <w:tcW w:w="1243" w:type="dxa"/>
            <w:tcBorders>
              <w:top w:val="nil"/>
              <w:left w:val="nil"/>
              <w:bottom w:val="nil"/>
              <w:right w:val="nil"/>
            </w:tcBorders>
            <w:shd w:val="clear" w:color="auto" w:fill="auto"/>
            <w:noWrap/>
            <w:vAlign w:val="bottom"/>
            <w:hideMark/>
          </w:tcPr>
          <w:p w14:paraId="72E7378D" w14:textId="77777777" w:rsidR="00FC5410" w:rsidRPr="0097331E" w:rsidRDefault="00FC5410" w:rsidP="00FC5410">
            <w:pPr>
              <w:spacing w:after="0" w:line="240" w:lineRule="auto"/>
              <w:jc w:val="center"/>
              <w:rPr>
                <w:rFonts w:ascii="Times New Roman" w:eastAsia="Times New Roman" w:hAnsi="Times New Roman" w:cs="Times New Roman"/>
                <w:sz w:val="20"/>
                <w:szCs w:val="20"/>
              </w:rPr>
            </w:pPr>
          </w:p>
        </w:tc>
        <w:tc>
          <w:tcPr>
            <w:tcW w:w="788" w:type="dxa"/>
            <w:tcBorders>
              <w:top w:val="nil"/>
              <w:left w:val="nil"/>
              <w:bottom w:val="nil"/>
              <w:right w:val="nil"/>
            </w:tcBorders>
            <w:shd w:val="clear" w:color="auto" w:fill="auto"/>
            <w:noWrap/>
            <w:vAlign w:val="bottom"/>
            <w:hideMark/>
          </w:tcPr>
          <w:p w14:paraId="2B4B177B" w14:textId="77777777" w:rsidR="00FC5410" w:rsidRPr="0097331E" w:rsidRDefault="00FC5410" w:rsidP="00FC5410">
            <w:pPr>
              <w:spacing w:after="0" w:line="240" w:lineRule="auto"/>
              <w:jc w:val="center"/>
              <w:rPr>
                <w:rFonts w:ascii="Times New Roman" w:eastAsia="Times New Roman" w:hAnsi="Times New Roman" w:cs="Times New Roman"/>
                <w:sz w:val="20"/>
                <w:szCs w:val="20"/>
              </w:rPr>
            </w:pPr>
          </w:p>
        </w:tc>
        <w:tc>
          <w:tcPr>
            <w:tcW w:w="1243" w:type="dxa"/>
            <w:tcBorders>
              <w:top w:val="single" w:sz="4" w:space="0" w:color="auto"/>
              <w:left w:val="nil"/>
              <w:bottom w:val="nil"/>
              <w:right w:val="single" w:sz="4" w:space="0" w:color="auto"/>
            </w:tcBorders>
            <w:shd w:val="clear" w:color="D9D9D9" w:fill="D9D9D9"/>
            <w:noWrap/>
            <w:vAlign w:val="bottom"/>
            <w:hideMark/>
          </w:tcPr>
          <w:p w14:paraId="7AD09BE0" w14:textId="77777777" w:rsidR="00FC5410" w:rsidRPr="0097331E" w:rsidRDefault="00FC5410" w:rsidP="00FC5410">
            <w:pPr>
              <w:spacing w:after="0" w:line="240" w:lineRule="auto"/>
              <w:jc w:val="center"/>
              <w:rPr>
                <w:rFonts w:ascii="Times New Roman" w:eastAsia="Times New Roman" w:hAnsi="Times New Roman" w:cs="Times New Roman"/>
                <w:color w:val="000000"/>
                <w:sz w:val="24"/>
                <w:szCs w:val="24"/>
              </w:rPr>
            </w:pPr>
            <w:r w:rsidRPr="0097331E">
              <w:rPr>
                <w:rFonts w:ascii="Times New Roman" w:eastAsia="Times New Roman" w:hAnsi="Times New Roman" w:cs="Times New Roman"/>
                <w:color w:val="000000"/>
                <w:sz w:val="24"/>
                <w:szCs w:val="24"/>
              </w:rPr>
              <w:t>May</w:t>
            </w:r>
          </w:p>
        </w:tc>
        <w:tc>
          <w:tcPr>
            <w:tcW w:w="963" w:type="dxa"/>
            <w:tcBorders>
              <w:top w:val="nil"/>
              <w:left w:val="single" w:sz="4" w:space="0" w:color="auto"/>
              <w:bottom w:val="nil"/>
              <w:right w:val="nil"/>
            </w:tcBorders>
            <w:shd w:val="clear" w:color="D9D9D9" w:fill="D9D9D9"/>
            <w:noWrap/>
            <w:vAlign w:val="bottom"/>
            <w:hideMark/>
          </w:tcPr>
          <w:p w14:paraId="2FF8EA8B" w14:textId="77777777" w:rsidR="00FC5410" w:rsidRPr="0097331E" w:rsidRDefault="00FC5410" w:rsidP="00FC5410">
            <w:pPr>
              <w:spacing w:after="0" w:line="240" w:lineRule="auto"/>
              <w:jc w:val="center"/>
              <w:rPr>
                <w:rFonts w:ascii="Times New Roman" w:eastAsia="Times New Roman" w:hAnsi="Times New Roman" w:cs="Times New Roman"/>
                <w:color w:val="000000"/>
                <w:sz w:val="24"/>
                <w:szCs w:val="24"/>
              </w:rPr>
            </w:pPr>
            <w:r w:rsidRPr="0097331E">
              <w:rPr>
                <w:rFonts w:ascii="Times New Roman" w:eastAsia="Times New Roman" w:hAnsi="Times New Roman" w:cs="Times New Roman"/>
                <w:color w:val="000000"/>
                <w:sz w:val="24"/>
                <w:szCs w:val="24"/>
              </w:rPr>
              <w:t>-0.03</w:t>
            </w:r>
          </w:p>
        </w:tc>
        <w:tc>
          <w:tcPr>
            <w:tcW w:w="1136" w:type="dxa"/>
            <w:tcBorders>
              <w:top w:val="nil"/>
              <w:left w:val="nil"/>
              <w:bottom w:val="nil"/>
              <w:right w:val="nil"/>
            </w:tcBorders>
            <w:shd w:val="clear" w:color="D9D9D9" w:fill="D9D9D9"/>
            <w:noWrap/>
            <w:vAlign w:val="bottom"/>
            <w:hideMark/>
          </w:tcPr>
          <w:p w14:paraId="7B4AAE3C" w14:textId="77777777" w:rsidR="00FC5410" w:rsidRPr="0097331E" w:rsidRDefault="00FC5410" w:rsidP="00FC5410">
            <w:pPr>
              <w:spacing w:after="0" w:line="240" w:lineRule="auto"/>
              <w:jc w:val="center"/>
              <w:rPr>
                <w:rFonts w:ascii="Times New Roman" w:eastAsia="Times New Roman" w:hAnsi="Times New Roman" w:cs="Times New Roman"/>
                <w:b/>
                <w:bCs/>
                <w:color w:val="000000"/>
                <w:sz w:val="24"/>
                <w:szCs w:val="24"/>
              </w:rPr>
            </w:pPr>
            <w:r w:rsidRPr="0097331E">
              <w:rPr>
                <w:rFonts w:ascii="Times New Roman" w:eastAsia="Times New Roman" w:hAnsi="Times New Roman" w:cs="Times New Roman"/>
                <w:b/>
                <w:bCs/>
                <w:color w:val="000000"/>
                <w:sz w:val="24"/>
                <w:szCs w:val="24"/>
              </w:rPr>
              <w:t>0.18</w:t>
            </w:r>
          </w:p>
        </w:tc>
        <w:tc>
          <w:tcPr>
            <w:tcW w:w="1167" w:type="dxa"/>
            <w:gridSpan w:val="2"/>
            <w:tcBorders>
              <w:top w:val="nil"/>
              <w:left w:val="nil"/>
              <w:bottom w:val="nil"/>
              <w:right w:val="nil"/>
            </w:tcBorders>
            <w:shd w:val="clear" w:color="D9D9D9" w:fill="D9D9D9"/>
            <w:noWrap/>
            <w:vAlign w:val="bottom"/>
            <w:hideMark/>
          </w:tcPr>
          <w:p w14:paraId="7B0B2888" w14:textId="77777777" w:rsidR="00FC5410" w:rsidRPr="0097331E" w:rsidRDefault="00FC5410" w:rsidP="00FC5410">
            <w:pPr>
              <w:spacing w:after="0" w:line="240" w:lineRule="auto"/>
              <w:jc w:val="center"/>
              <w:rPr>
                <w:rFonts w:ascii="Times New Roman" w:eastAsia="Times New Roman" w:hAnsi="Times New Roman" w:cs="Times New Roman"/>
                <w:b/>
                <w:bCs/>
                <w:color w:val="000000"/>
                <w:sz w:val="24"/>
                <w:szCs w:val="24"/>
              </w:rPr>
            </w:pPr>
            <w:r w:rsidRPr="0097331E">
              <w:rPr>
                <w:rFonts w:ascii="Times New Roman" w:eastAsia="Times New Roman" w:hAnsi="Times New Roman" w:cs="Times New Roman"/>
                <w:b/>
                <w:bCs/>
                <w:color w:val="000000"/>
                <w:sz w:val="24"/>
                <w:szCs w:val="24"/>
              </w:rPr>
              <w:t>0.11</w:t>
            </w:r>
          </w:p>
        </w:tc>
        <w:tc>
          <w:tcPr>
            <w:tcW w:w="1136" w:type="dxa"/>
            <w:tcBorders>
              <w:top w:val="nil"/>
              <w:left w:val="nil"/>
              <w:bottom w:val="nil"/>
              <w:right w:val="nil"/>
            </w:tcBorders>
            <w:shd w:val="clear" w:color="D9D9D9" w:fill="D9D9D9"/>
            <w:noWrap/>
            <w:vAlign w:val="bottom"/>
            <w:hideMark/>
          </w:tcPr>
          <w:p w14:paraId="761EE99B" w14:textId="77777777" w:rsidR="00FC5410" w:rsidRPr="0097331E" w:rsidRDefault="00FC5410" w:rsidP="00FC5410">
            <w:pPr>
              <w:spacing w:after="0" w:line="240" w:lineRule="auto"/>
              <w:jc w:val="center"/>
              <w:rPr>
                <w:rFonts w:ascii="Times New Roman" w:eastAsia="Times New Roman" w:hAnsi="Times New Roman" w:cs="Times New Roman"/>
                <w:b/>
                <w:bCs/>
                <w:color w:val="000000"/>
                <w:sz w:val="24"/>
                <w:szCs w:val="24"/>
              </w:rPr>
            </w:pPr>
            <w:r w:rsidRPr="0097331E">
              <w:rPr>
                <w:rFonts w:ascii="Times New Roman" w:eastAsia="Times New Roman" w:hAnsi="Times New Roman" w:cs="Times New Roman"/>
                <w:b/>
                <w:bCs/>
                <w:color w:val="000000"/>
                <w:sz w:val="24"/>
                <w:szCs w:val="24"/>
              </w:rPr>
              <w:t>0.06</w:t>
            </w:r>
          </w:p>
        </w:tc>
        <w:tc>
          <w:tcPr>
            <w:tcW w:w="1696" w:type="dxa"/>
            <w:tcBorders>
              <w:top w:val="nil"/>
              <w:left w:val="nil"/>
              <w:bottom w:val="nil"/>
              <w:right w:val="nil"/>
            </w:tcBorders>
            <w:shd w:val="clear" w:color="D9D9D9" w:fill="D9D9D9"/>
            <w:noWrap/>
            <w:vAlign w:val="bottom"/>
            <w:hideMark/>
          </w:tcPr>
          <w:p w14:paraId="1AF4D76C" w14:textId="77777777" w:rsidR="00FC5410" w:rsidRPr="0097331E" w:rsidRDefault="00FC5410" w:rsidP="00FC5410">
            <w:pPr>
              <w:spacing w:after="0" w:line="240" w:lineRule="auto"/>
              <w:jc w:val="center"/>
              <w:rPr>
                <w:rFonts w:ascii="Times New Roman" w:eastAsia="Times New Roman" w:hAnsi="Times New Roman" w:cs="Times New Roman"/>
                <w:b/>
                <w:bCs/>
                <w:color w:val="000000"/>
                <w:sz w:val="24"/>
                <w:szCs w:val="24"/>
              </w:rPr>
            </w:pPr>
            <w:r w:rsidRPr="0097331E">
              <w:rPr>
                <w:rFonts w:ascii="Times New Roman" w:eastAsia="Times New Roman" w:hAnsi="Times New Roman" w:cs="Times New Roman"/>
                <w:b/>
                <w:bCs/>
                <w:color w:val="000000"/>
                <w:sz w:val="24"/>
                <w:szCs w:val="24"/>
              </w:rPr>
              <w:t>0.18</w:t>
            </w:r>
          </w:p>
        </w:tc>
        <w:tc>
          <w:tcPr>
            <w:tcW w:w="963" w:type="dxa"/>
            <w:tcBorders>
              <w:top w:val="nil"/>
              <w:left w:val="nil"/>
              <w:bottom w:val="nil"/>
              <w:right w:val="nil"/>
            </w:tcBorders>
            <w:shd w:val="clear" w:color="auto" w:fill="auto"/>
            <w:noWrap/>
            <w:vAlign w:val="bottom"/>
            <w:hideMark/>
          </w:tcPr>
          <w:p w14:paraId="3DF9044E" w14:textId="77777777" w:rsidR="00FC5410" w:rsidRPr="0097331E" w:rsidRDefault="00FC5410" w:rsidP="00FC5410">
            <w:pPr>
              <w:spacing w:after="0" w:line="240" w:lineRule="auto"/>
              <w:jc w:val="center"/>
              <w:rPr>
                <w:rFonts w:ascii="Times New Roman" w:eastAsia="Times New Roman" w:hAnsi="Times New Roman" w:cs="Times New Roman"/>
                <w:b/>
                <w:bCs/>
                <w:color w:val="000000"/>
                <w:sz w:val="24"/>
                <w:szCs w:val="24"/>
              </w:rPr>
            </w:pPr>
          </w:p>
        </w:tc>
        <w:tc>
          <w:tcPr>
            <w:tcW w:w="1136" w:type="dxa"/>
            <w:tcBorders>
              <w:top w:val="nil"/>
              <w:left w:val="nil"/>
              <w:bottom w:val="nil"/>
              <w:right w:val="nil"/>
            </w:tcBorders>
            <w:shd w:val="clear" w:color="auto" w:fill="auto"/>
            <w:noWrap/>
            <w:vAlign w:val="bottom"/>
            <w:hideMark/>
          </w:tcPr>
          <w:p w14:paraId="1526F569" w14:textId="77777777" w:rsidR="00FC5410" w:rsidRPr="0097331E" w:rsidRDefault="00FC5410" w:rsidP="00FC5410">
            <w:pPr>
              <w:spacing w:after="0" w:line="240" w:lineRule="auto"/>
              <w:jc w:val="center"/>
              <w:rPr>
                <w:rFonts w:ascii="Times New Roman" w:eastAsia="Times New Roman" w:hAnsi="Times New Roman" w:cs="Times New Roman"/>
                <w:sz w:val="20"/>
                <w:szCs w:val="20"/>
              </w:rPr>
            </w:pPr>
          </w:p>
        </w:tc>
      </w:tr>
      <w:tr w:rsidR="00FC5410" w:rsidRPr="0097331E" w14:paraId="22D58044" w14:textId="77777777" w:rsidTr="00531523">
        <w:trPr>
          <w:trHeight w:val="260"/>
        </w:trPr>
        <w:tc>
          <w:tcPr>
            <w:tcW w:w="1243" w:type="dxa"/>
            <w:tcBorders>
              <w:top w:val="nil"/>
              <w:left w:val="nil"/>
              <w:bottom w:val="nil"/>
              <w:right w:val="nil"/>
            </w:tcBorders>
            <w:shd w:val="clear" w:color="auto" w:fill="auto"/>
            <w:noWrap/>
            <w:vAlign w:val="bottom"/>
            <w:hideMark/>
          </w:tcPr>
          <w:p w14:paraId="597DF1FF" w14:textId="77777777" w:rsidR="00FC5410" w:rsidRPr="0097331E" w:rsidRDefault="00FC5410" w:rsidP="00FC5410">
            <w:pPr>
              <w:spacing w:after="0" w:line="240" w:lineRule="auto"/>
              <w:jc w:val="center"/>
              <w:rPr>
                <w:rFonts w:ascii="Times New Roman" w:eastAsia="Times New Roman" w:hAnsi="Times New Roman" w:cs="Times New Roman"/>
                <w:sz w:val="20"/>
                <w:szCs w:val="20"/>
              </w:rPr>
            </w:pPr>
          </w:p>
        </w:tc>
        <w:tc>
          <w:tcPr>
            <w:tcW w:w="788" w:type="dxa"/>
            <w:tcBorders>
              <w:top w:val="nil"/>
              <w:left w:val="nil"/>
              <w:bottom w:val="nil"/>
              <w:right w:val="nil"/>
            </w:tcBorders>
            <w:shd w:val="clear" w:color="auto" w:fill="auto"/>
            <w:noWrap/>
            <w:vAlign w:val="bottom"/>
            <w:hideMark/>
          </w:tcPr>
          <w:p w14:paraId="4FB9B2C1" w14:textId="77777777" w:rsidR="00FC5410" w:rsidRPr="0097331E" w:rsidRDefault="00FC5410" w:rsidP="00FC5410">
            <w:pPr>
              <w:spacing w:after="0" w:line="240" w:lineRule="auto"/>
              <w:jc w:val="center"/>
              <w:rPr>
                <w:rFonts w:ascii="Times New Roman" w:eastAsia="Times New Roman" w:hAnsi="Times New Roman" w:cs="Times New Roman"/>
                <w:sz w:val="20"/>
                <w:szCs w:val="20"/>
              </w:rPr>
            </w:pPr>
          </w:p>
        </w:tc>
        <w:tc>
          <w:tcPr>
            <w:tcW w:w="1243" w:type="dxa"/>
            <w:tcBorders>
              <w:top w:val="nil"/>
              <w:left w:val="nil"/>
              <w:bottom w:val="nil"/>
              <w:right w:val="single" w:sz="4" w:space="0" w:color="auto"/>
            </w:tcBorders>
            <w:shd w:val="clear" w:color="auto" w:fill="auto"/>
            <w:noWrap/>
            <w:vAlign w:val="bottom"/>
            <w:hideMark/>
          </w:tcPr>
          <w:p w14:paraId="220B7E44" w14:textId="77777777" w:rsidR="00FC5410" w:rsidRPr="0097331E" w:rsidRDefault="00FC5410" w:rsidP="00FC5410">
            <w:pPr>
              <w:spacing w:after="0" w:line="240" w:lineRule="auto"/>
              <w:jc w:val="center"/>
              <w:rPr>
                <w:rFonts w:ascii="Times New Roman" w:eastAsia="Times New Roman" w:hAnsi="Times New Roman" w:cs="Times New Roman"/>
                <w:color w:val="000000"/>
                <w:sz w:val="24"/>
                <w:szCs w:val="24"/>
              </w:rPr>
            </w:pPr>
            <w:r w:rsidRPr="0097331E">
              <w:rPr>
                <w:rFonts w:ascii="Times New Roman" w:eastAsia="Times New Roman" w:hAnsi="Times New Roman" w:cs="Times New Roman"/>
                <w:color w:val="000000"/>
                <w:sz w:val="24"/>
                <w:szCs w:val="24"/>
              </w:rPr>
              <w:t>June</w:t>
            </w:r>
          </w:p>
        </w:tc>
        <w:tc>
          <w:tcPr>
            <w:tcW w:w="963" w:type="dxa"/>
            <w:tcBorders>
              <w:top w:val="nil"/>
              <w:left w:val="single" w:sz="4" w:space="0" w:color="auto"/>
              <w:bottom w:val="nil"/>
              <w:right w:val="nil"/>
            </w:tcBorders>
            <w:shd w:val="clear" w:color="auto" w:fill="auto"/>
            <w:noWrap/>
            <w:vAlign w:val="bottom"/>
            <w:hideMark/>
          </w:tcPr>
          <w:p w14:paraId="2DF7BC9D" w14:textId="77777777" w:rsidR="00FC5410" w:rsidRPr="0097331E" w:rsidRDefault="00FC5410" w:rsidP="00FC5410">
            <w:pPr>
              <w:spacing w:after="0" w:line="240" w:lineRule="auto"/>
              <w:jc w:val="center"/>
              <w:rPr>
                <w:rFonts w:ascii="Times New Roman" w:eastAsia="Times New Roman" w:hAnsi="Times New Roman" w:cs="Times New Roman"/>
                <w:b/>
                <w:bCs/>
                <w:color w:val="000000"/>
                <w:sz w:val="24"/>
                <w:szCs w:val="24"/>
              </w:rPr>
            </w:pPr>
            <w:r w:rsidRPr="0097331E">
              <w:rPr>
                <w:rFonts w:ascii="Times New Roman" w:eastAsia="Times New Roman" w:hAnsi="Times New Roman" w:cs="Times New Roman"/>
                <w:b/>
                <w:bCs/>
                <w:color w:val="000000"/>
                <w:sz w:val="24"/>
                <w:szCs w:val="24"/>
              </w:rPr>
              <w:t>-0.34</w:t>
            </w:r>
          </w:p>
        </w:tc>
        <w:tc>
          <w:tcPr>
            <w:tcW w:w="1136" w:type="dxa"/>
            <w:tcBorders>
              <w:top w:val="nil"/>
              <w:left w:val="nil"/>
              <w:bottom w:val="nil"/>
              <w:right w:val="nil"/>
            </w:tcBorders>
            <w:shd w:val="clear" w:color="auto" w:fill="auto"/>
            <w:noWrap/>
            <w:vAlign w:val="bottom"/>
            <w:hideMark/>
          </w:tcPr>
          <w:p w14:paraId="140B9892" w14:textId="77777777" w:rsidR="00FC5410" w:rsidRPr="0097331E" w:rsidRDefault="00FC5410" w:rsidP="00FC5410">
            <w:pPr>
              <w:spacing w:after="0" w:line="240" w:lineRule="auto"/>
              <w:jc w:val="center"/>
              <w:rPr>
                <w:rFonts w:ascii="Times New Roman" w:eastAsia="Times New Roman" w:hAnsi="Times New Roman" w:cs="Times New Roman"/>
                <w:color w:val="000000"/>
                <w:sz w:val="24"/>
                <w:szCs w:val="24"/>
              </w:rPr>
            </w:pPr>
            <w:r w:rsidRPr="0097331E">
              <w:rPr>
                <w:rFonts w:ascii="Times New Roman" w:eastAsia="Times New Roman" w:hAnsi="Times New Roman" w:cs="Times New Roman"/>
                <w:color w:val="000000"/>
                <w:sz w:val="24"/>
                <w:szCs w:val="24"/>
              </w:rPr>
              <w:t>0.00</w:t>
            </w:r>
          </w:p>
        </w:tc>
        <w:tc>
          <w:tcPr>
            <w:tcW w:w="1167" w:type="dxa"/>
            <w:gridSpan w:val="2"/>
            <w:tcBorders>
              <w:top w:val="nil"/>
              <w:left w:val="nil"/>
              <w:bottom w:val="nil"/>
              <w:right w:val="nil"/>
            </w:tcBorders>
            <w:shd w:val="clear" w:color="auto" w:fill="auto"/>
            <w:noWrap/>
            <w:vAlign w:val="bottom"/>
            <w:hideMark/>
          </w:tcPr>
          <w:p w14:paraId="1BE8E219" w14:textId="77777777" w:rsidR="00FC5410" w:rsidRPr="0097331E" w:rsidRDefault="00FC5410" w:rsidP="00FC5410">
            <w:pPr>
              <w:spacing w:after="0" w:line="240" w:lineRule="auto"/>
              <w:jc w:val="center"/>
              <w:rPr>
                <w:rFonts w:ascii="Times New Roman" w:eastAsia="Times New Roman" w:hAnsi="Times New Roman" w:cs="Times New Roman"/>
                <w:b/>
                <w:bCs/>
                <w:color w:val="000000"/>
                <w:sz w:val="24"/>
                <w:szCs w:val="24"/>
              </w:rPr>
            </w:pPr>
            <w:r w:rsidRPr="0097331E">
              <w:rPr>
                <w:rFonts w:ascii="Times New Roman" w:eastAsia="Times New Roman" w:hAnsi="Times New Roman" w:cs="Times New Roman"/>
                <w:b/>
                <w:bCs/>
                <w:color w:val="000000"/>
                <w:sz w:val="24"/>
                <w:szCs w:val="24"/>
              </w:rPr>
              <w:t>0.12</w:t>
            </w:r>
          </w:p>
        </w:tc>
        <w:tc>
          <w:tcPr>
            <w:tcW w:w="1136" w:type="dxa"/>
            <w:tcBorders>
              <w:top w:val="nil"/>
              <w:left w:val="nil"/>
              <w:bottom w:val="nil"/>
              <w:right w:val="nil"/>
            </w:tcBorders>
            <w:shd w:val="clear" w:color="auto" w:fill="auto"/>
            <w:noWrap/>
            <w:vAlign w:val="bottom"/>
            <w:hideMark/>
          </w:tcPr>
          <w:p w14:paraId="50369061" w14:textId="77777777" w:rsidR="00FC5410" w:rsidRPr="0097331E" w:rsidRDefault="00FC5410" w:rsidP="00FC5410">
            <w:pPr>
              <w:spacing w:after="0" w:line="240" w:lineRule="auto"/>
              <w:jc w:val="center"/>
              <w:rPr>
                <w:rFonts w:ascii="Times New Roman" w:eastAsia="Times New Roman" w:hAnsi="Times New Roman" w:cs="Times New Roman"/>
                <w:b/>
                <w:bCs/>
                <w:color w:val="000000"/>
                <w:sz w:val="24"/>
                <w:szCs w:val="24"/>
              </w:rPr>
            </w:pPr>
            <w:r w:rsidRPr="0097331E">
              <w:rPr>
                <w:rFonts w:ascii="Times New Roman" w:eastAsia="Times New Roman" w:hAnsi="Times New Roman" w:cs="Times New Roman"/>
                <w:b/>
                <w:bCs/>
                <w:color w:val="000000"/>
                <w:sz w:val="24"/>
                <w:szCs w:val="24"/>
              </w:rPr>
              <w:t>-0.11</w:t>
            </w:r>
          </w:p>
        </w:tc>
        <w:tc>
          <w:tcPr>
            <w:tcW w:w="1696" w:type="dxa"/>
            <w:tcBorders>
              <w:top w:val="nil"/>
              <w:left w:val="nil"/>
              <w:bottom w:val="nil"/>
              <w:right w:val="nil"/>
            </w:tcBorders>
            <w:shd w:val="clear" w:color="auto" w:fill="auto"/>
            <w:noWrap/>
            <w:vAlign w:val="bottom"/>
            <w:hideMark/>
          </w:tcPr>
          <w:p w14:paraId="584DB506" w14:textId="77777777" w:rsidR="00FC5410" w:rsidRPr="0097331E" w:rsidRDefault="00FC5410" w:rsidP="00FC5410">
            <w:pPr>
              <w:spacing w:after="0" w:line="240" w:lineRule="auto"/>
              <w:jc w:val="center"/>
              <w:rPr>
                <w:rFonts w:ascii="Times New Roman" w:eastAsia="Times New Roman" w:hAnsi="Times New Roman" w:cs="Times New Roman"/>
                <w:b/>
                <w:bCs/>
                <w:color w:val="000000"/>
                <w:sz w:val="24"/>
                <w:szCs w:val="24"/>
              </w:rPr>
            </w:pPr>
            <w:r w:rsidRPr="0097331E">
              <w:rPr>
                <w:rFonts w:ascii="Times New Roman" w:eastAsia="Times New Roman" w:hAnsi="Times New Roman" w:cs="Times New Roman"/>
                <w:b/>
                <w:bCs/>
                <w:color w:val="000000"/>
                <w:sz w:val="24"/>
                <w:szCs w:val="24"/>
              </w:rPr>
              <w:t>0.23</w:t>
            </w:r>
          </w:p>
        </w:tc>
        <w:tc>
          <w:tcPr>
            <w:tcW w:w="963" w:type="dxa"/>
            <w:tcBorders>
              <w:top w:val="nil"/>
              <w:left w:val="nil"/>
              <w:bottom w:val="nil"/>
              <w:right w:val="nil"/>
            </w:tcBorders>
            <w:shd w:val="clear" w:color="auto" w:fill="auto"/>
            <w:noWrap/>
            <w:vAlign w:val="bottom"/>
            <w:hideMark/>
          </w:tcPr>
          <w:p w14:paraId="38269493" w14:textId="77777777" w:rsidR="00FC5410" w:rsidRPr="0097331E" w:rsidRDefault="00FC5410" w:rsidP="00FC5410">
            <w:pPr>
              <w:spacing w:after="0" w:line="240" w:lineRule="auto"/>
              <w:jc w:val="center"/>
              <w:rPr>
                <w:rFonts w:ascii="Times New Roman" w:eastAsia="Times New Roman" w:hAnsi="Times New Roman" w:cs="Times New Roman"/>
                <w:b/>
                <w:bCs/>
                <w:color w:val="000000"/>
                <w:sz w:val="24"/>
                <w:szCs w:val="24"/>
              </w:rPr>
            </w:pPr>
          </w:p>
        </w:tc>
        <w:tc>
          <w:tcPr>
            <w:tcW w:w="1136" w:type="dxa"/>
            <w:tcBorders>
              <w:top w:val="nil"/>
              <w:left w:val="nil"/>
              <w:bottom w:val="nil"/>
              <w:right w:val="nil"/>
            </w:tcBorders>
            <w:shd w:val="clear" w:color="auto" w:fill="auto"/>
            <w:noWrap/>
            <w:vAlign w:val="bottom"/>
            <w:hideMark/>
          </w:tcPr>
          <w:p w14:paraId="3B1EACBC" w14:textId="77777777" w:rsidR="00FC5410" w:rsidRPr="0097331E" w:rsidRDefault="00FC5410" w:rsidP="00FC5410">
            <w:pPr>
              <w:spacing w:after="0" w:line="240" w:lineRule="auto"/>
              <w:jc w:val="center"/>
              <w:rPr>
                <w:rFonts w:ascii="Times New Roman" w:eastAsia="Times New Roman" w:hAnsi="Times New Roman" w:cs="Times New Roman"/>
                <w:sz w:val="20"/>
                <w:szCs w:val="20"/>
              </w:rPr>
            </w:pPr>
          </w:p>
        </w:tc>
      </w:tr>
      <w:tr w:rsidR="00531523" w:rsidRPr="0097331E" w14:paraId="1C3C876D" w14:textId="77777777" w:rsidTr="00531523">
        <w:trPr>
          <w:trHeight w:val="260"/>
        </w:trPr>
        <w:tc>
          <w:tcPr>
            <w:tcW w:w="1243" w:type="dxa"/>
            <w:tcBorders>
              <w:top w:val="nil"/>
              <w:left w:val="nil"/>
              <w:bottom w:val="nil"/>
              <w:right w:val="nil"/>
            </w:tcBorders>
            <w:shd w:val="clear" w:color="auto" w:fill="auto"/>
            <w:noWrap/>
            <w:vAlign w:val="bottom"/>
            <w:hideMark/>
          </w:tcPr>
          <w:p w14:paraId="73A66D9E" w14:textId="77777777" w:rsidR="00FC5410" w:rsidRPr="0097331E" w:rsidRDefault="00FC5410" w:rsidP="00FC5410">
            <w:pPr>
              <w:spacing w:after="0" w:line="240" w:lineRule="auto"/>
              <w:jc w:val="center"/>
              <w:rPr>
                <w:rFonts w:ascii="Times New Roman" w:eastAsia="Times New Roman" w:hAnsi="Times New Roman" w:cs="Times New Roman"/>
                <w:sz w:val="20"/>
                <w:szCs w:val="20"/>
              </w:rPr>
            </w:pPr>
          </w:p>
        </w:tc>
        <w:tc>
          <w:tcPr>
            <w:tcW w:w="788" w:type="dxa"/>
            <w:tcBorders>
              <w:top w:val="nil"/>
              <w:left w:val="nil"/>
              <w:bottom w:val="nil"/>
              <w:right w:val="nil"/>
            </w:tcBorders>
            <w:shd w:val="clear" w:color="auto" w:fill="auto"/>
            <w:noWrap/>
            <w:vAlign w:val="bottom"/>
            <w:hideMark/>
          </w:tcPr>
          <w:p w14:paraId="52C83A16" w14:textId="77777777" w:rsidR="00FC5410" w:rsidRPr="0097331E" w:rsidRDefault="00FC5410" w:rsidP="00FC5410">
            <w:pPr>
              <w:spacing w:after="0" w:line="240" w:lineRule="auto"/>
              <w:jc w:val="center"/>
              <w:rPr>
                <w:rFonts w:ascii="Times New Roman" w:eastAsia="Times New Roman" w:hAnsi="Times New Roman" w:cs="Times New Roman"/>
                <w:sz w:val="20"/>
                <w:szCs w:val="20"/>
              </w:rPr>
            </w:pPr>
          </w:p>
        </w:tc>
        <w:tc>
          <w:tcPr>
            <w:tcW w:w="1243" w:type="dxa"/>
            <w:tcBorders>
              <w:top w:val="nil"/>
              <w:left w:val="nil"/>
              <w:bottom w:val="nil"/>
              <w:right w:val="single" w:sz="4" w:space="0" w:color="auto"/>
            </w:tcBorders>
            <w:shd w:val="clear" w:color="D9D9D9" w:fill="D9D9D9"/>
            <w:noWrap/>
            <w:vAlign w:val="bottom"/>
            <w:hideMark/>
          </w:tcPr>
          <w:p w14:paraId="66694936" w14:textId="77777777" w:rsidR="00FC5410" w:rsidRPr="0097331E" w:rsidRDefault="00FC5410" w:rsidP="00FC5410">
            <w:pPr>
              <w:spacing w:after="0" w:line="240" w:lineRule="auto"/>
              <w:jc w:val="center"/>
              <w:rPr>
                <w:rFonts w:ascii="Times New Roman" w:eastAsia="Times New Roman" w:hAnsi="Times New Roman" w:cs="Times New Roman"/>
                <w:color w:val="000000"/>
                <w:sz w:val="24"/>
                <w:szCs w:val="24"/>
              </w:rPr>
            </w:pPr>
            <w:r w:rsidRPr="0097331E">
              <w:rPr>
                <w:rFonts w:ascii="Times New Roman" w:eastAsia="Times New Roman" w:hAnsi="Times New Roman" w:cs="Times New Roman"/>
                <w:color w:val="000000"/>
                <w:sz w:val="24"/>
                <w:szCs w:val="24"/>
              </w:rPr>
              <w:t>July</w:t>
            </w:r>
          </w:p>
        </w:tc>
        <w:tc>
          <w:tcPr>
            <w:tcW w:w="963" w:type="dxa"/>
            <w:tcBorders>
              <w:top w:val="nil"/>
              <w:left w:val="single" w:sz="4" w:space="0" w:color="auto"/>
              <w:bottom w:val="nil"/>
              <w:right w:val="nil"/>
            </w:tcBorders>
            <w:shd w:val="clear" w:color="D9D9D9" w:fill="D9D9D9"/>
            <w:noWrap/>
            <w:vAlign w:val="bottom"/>
            <w:hideMark/>
          </w:tcPr>
          <w:p w14:paraId="702A9A0B" w14:textId="77777777" w:rsidR="00FC5410" w:rsidRPr="0097331E" w:rsidRDefault="00FC5410" w:rsidP="00FC5410">
            <w:pPr>
              <w:spacing w:after="0" w:line="240" w:lineRule="auto"/>
              <w:jc w:val="center"/>
              <w:rPr>
                <w:rFonts w:ascii="Times New Roman" w:eastAsia="Times New Roman" w:hAnsi="Times New Roman" w:cs="Times New Roman"/>
                <w:b/>
                <w:bCs/>
                <w:color w:val="000000"/>
                <w:sz w:val="24"/>
                <w:szCs w:val="24"/>
              </w:rPr>
            </w:pPr>
            <w:r w:rsidRPr="0097331E">
              <w:rPr>
                <w:rFonts w:ascii="Times New Roman" w:eastAsia="Times New Roman" w:hAnsi="Times New Roman" w:cs="Times New Roman"/>
                <w:b/>
                <w:bCs/>
                <w:color w:val="000000"/>
                <w:sz w:val="24"/>
                <w:szCs w:val="24"/>
              </w:rPr>
              <w:t>-0.51</w:t>
            </w:r>
          </w:p>
        </w:tc>
        <w:tc>
          <w:tcPr>
            <w:tcW w:w="1136" w:type="dxa"/>
            <w:tcBorders>
              <w:top w:val="nil"/>
              <w:left w:val="nil"/>
              <w:bottom w:val="nil"/>
              <w:right w:val="nil"/>
            </w:tcBorders>
            <w:shd w:val="clear" w:color="D9D9D9" w:fill="D9D9D9"/>
            <w:noWrap/>
            <w:vAlign w:val="bottom"/>
            <w:hideMark/>
          </w:tcPr>
          <w:p w14:paraId="2D649ABF" w14:textId="77777777" w:rsidR="00FC5410" w:rsidRPr="0097331E" w:rsidRDefault="00FC5410" w:rsidP="00FC5410">
            <w:pPr>
              <w:spacing w:after="0" w:line="240" w:lineRule="auto"/>
              <w:jc w:val="center"/>
              <w:rPr>
                <w:rFonts w:ascii="Times New Roman" w:eastAsia="Times New Roman" w:hAnsi="Times New Roman" w:cs="Times New Roman"/>
                <w:b/>
                <w:bCs/>
                <w:color w:val="000000"/>
                <w:sz w:val="24"/>
                <w:szCs w:val="24"/>
              </w:rPr>
            </w:pPr>
            <w:r w:rsidRPr="0097331E">
              <w:rPr>
                <w:rFonts w:ascii="Times New Roman" w:eastAsia="Times New Roman" w:hAnsi="Times New Roman" w:cs="Times New Roman"/>
                <w:b/>
                <w:bCs/>
                <w:color w:val="000000"/>
                <w:sz w:val="24"/>
                <w:szCs w:val="24"/>
              </w:rPr>
              <w:t>-0.26</w:t>
            </w:r>
          </w:p>
        </w:tc>
        <w:tc>
          <w:tcPr>
            <w:tcW w:w="1167" w:type="dxa"/>
            <w:gridSpan w:val="2"/>
            <w:tcBorders>
              <w:top w:val="nil"/>
              <w:left w:val="nil"/>
              <w:bottom w:val="nil"/>
              <w:right w:val="nil"/>
            </w:tcBorders>
            <w:shd w:val="clear" w:color="D9D9D9" w:fill="D9D9D9"/>
            <w:noWrap/>
            <w:vAlign w:val="bottom"/>
            <w:hideMark/>
          </w:tcPr>
          <w:p w14:paraId="079169E1" w14:textId="77777777" w:rsidR="00FC5410" w:rsidRPr="0097331E" w:rsidRDefault="00FC5410" w:rsidP="00FC5410">
            <w:pPr>
              <w:spacing w:after="0" w:line="240" w:lineRule="auto"/>
              <w:jc w:val="center"/>
              <w:rPr>
                <w:rFonts w:ascii="Times New Roman" w:eastAsia="Times New Roman" w:hAnsi="Times New Roman" w:cs="Times New Roman"/>
                <w:b/>
                <w:bCs/>
                <w:color w:val="000000"/>
                <w:sz w:val="24"/>
                <w:szCs w:val="24"/>
              </w:rPr>
            </w:pPr>
            <w:r w:rsidRPr="0097331E">
              <w:rPr>
                <w:rFonts w:ascii="Times New Roman" w:eastAsia="Times New Roman" w:hAnsi="Times New Roman" w:cs="Times New Roman"/>
                <w:b/>
                <w:bCs/>
                <w:color w:val="000000"/>
                <w:sz w:val="24"/>
                <w:szCs w:val="24"/>
              </w:rPr>
              <w:t>-0.15</w:t>
            </w:r>
          </w:p>
        </w:tc>
        <w:tc>
          <w:tcPr>
            <w:tcW w:w="1136" w:type="dxa"/>
            <w:tcBorders>
              <w:top w:val="nil"/>
              <w:left w:val="nil"/>
              <w:bottom w:val="nil"/>
              <w:right w:val="nil"/>
            </w:tcBorders>
            <w:shd w:val="clear" w:color="D9D9D9" w:fill="D9D9D9"/>
            <w:noWrap/>
            <w:vAlign w:val="bottom"/>
            <w:hideMark/>
          </w:tcPr>
          <w:p w14:paraId="7097A411" w14:textId="77777777" w:rsidR="00FC5410" w:rsidRPr="0097331E" w:rsidRDefault="00FC5410" w:rsidP="00FC5410">
            <w:pPr>
              <w:spacing w:after="0" w:line="240" w:lineRule="auto"/>
              <w:jc w:val="center"/>
              <w:rPr>
                <w:rFonts w:ascii="Times New Roman" w:eastAsia="Times New Roman" w:hAnsi="Times New Roman" w:cs="Times New Roman"/>
                <w:b/>
                <w:bCs/>
                <w:color w:val="000000"/>
                <w:sz w:val="24"/>
                <w:szCs w:val="24"/>
              </w:rPr>
            </w:pPr>
            <w:r w:rsidRPr="0097331E">
              <w:rPr>
                <w:rFonts w:ascii="Times New Roman" w:eastAsia="Times New Roman" w:hAnsi="Times New Roman" w:cs="Times New Roman"/>
                <w:b/>
                <w:bCs/>
                <w:color w:val="000000"/>
                <w:sz w:val="24"/>
                <w:szCs w:val="24"/>
              </w:rPr>
              <w:t>-0.28</w:t>
            </w:r>
          </w:p>
        </w:tc>
        <w:tc>
          <w:tcPr>
            <w:tcW w:w="1696" w:type="dxa"/>
            <w:tcBorders>
              <w:top w:val="nil"/>
              <w:left w:val="nil"/>
              <w:bottom w:val="nil"/>
              <w:right w:val="nil"/>
            </w:tcBorders>
            <w:shd w:val="clear" w:color="D9D9D9" w:fill="D9D9D9"/>
            <w:noWrap/>
            <w:vAlign w:val="bottom"/>
            <w:hideMark/>
          </w:tcPr>
          <w:p w14:paraId="047E1D63" w14:textId="77777777" w:rsidR="00FC5410" w:rsidRPr="0097331E" w:rsidRDefault="00FC5410" w:rsidP="00FC5410">
            <w:pPr>
              <w:spacing w:after="0" w:line="240" w:lineRule="auto"/>
              <w:jc w:val="center"/>
              <w:rPr>
                <w:rFonts w:ascii="Times New Roman" w:eastAsia="Times New Roman" w:hAnsi="Times New Roman" w:cs="Times New Roman"/>
                <w:color w:val="000000"/>
                <w:sz w:val="24"/>
                <w:szCs w:val="24"/>
              </w:rPr>
            </w:pPr>
            <w:r w:rsidRPr="0097331E">
              <w:rPr>
                <w:rFonts w:ascii="Times New Roman" w:eastAsia="Times New Roman" w:hAnsi="Times New Roman" w:cs="Times New Roman"/>
                <w:color w:val="000000"/>
                <w:sz w:val="24"/>
                <w:szCs w:val="24"/>
              </w:rPr>
              <w:t>0.05</w:t>
            </w:r>
          </w:p>
        </w:tc>
        <w:tc>
          <w:tcPr>
            <w:tcW w:w="963" w:type="dxa"/>
            <w:tcBorders>
              <w:top w:val="nil"/>
              <w:left w:val="nil"/>
              <w:bottom w:val="nil"/>
              <w:right w:val="nil"/>
            </w:tcBorders>
            <w:shd w:val="clear" w:color="auto" w:fill="auto"/>
            <w:noWrap/>
            <w:vAlign w:val="bottom"/>
            <w:hideMark/>
          </w:tcPr>
          <w:p w14:paraId="753A0028" w14:textId="77777777" w:rsidR="00FC5410" w:rsidRPr="0097331E" w:rsidRDefault="00FC5410" w:rsidP="00FC5410">
            <w:pPr>
              <w:spacing w:after="0" w:line="240" w:lineRule="auto"/>
              <w:jc w:val="center"/>
              <w:rPr>
                <w:rFonts w:ascii="Times New Roman" w:eastAsia="Times New Roman" w:hAnsi="Times New Roman" w:cs="Times New Roman"/>
                <w:color w:val="000000"/>
                <w:sz w:val="24"/>
                <w:szCs w:val="24"/>
              </w:rPr>
            </w:pPr>
          </w:p>
        </w:tc>
        <w:tc>
          <w:tcPr>
            <w:tcW w:w="1136" w:type="dxa"/>
            <w:tcBorders>
              <w:top w:val="nil"/>
              <w:left w:val="nil"/>
              <w:bottom w:val="nil"/>
              <w:right w:val="nil"/>
            </w:tcBorders>
            <w:shd w:val="clear" w:color="auto" w:fill="auto"/>
            <w:noWrap/>
            <w:vAlign w:val="bottom"/>
            <w:hideMark/>
          </w:tcPr>
          <w:p w14:paraId="4D24EA47" w14:textId="77777777" w:rsidR="00FC5410" w:rsidRPr="0097331E" w:rsidRDefault="00FC5410" w:rsidP="00FC5410">
            <w:pPr>
              <w:spacing w:after="0" w:line="240" w:lineRule="auto"/>
              <w:jc w:val="center"/>
              <w:rPr>
                <w:rFonts w:ascii="Times New Roman" w:eastAsia="Times New Roman" w:hAnsi="Times New Roman" w:cs="Times New Roman"/>
                <w:sz w:val="20"/>
                <w:szCs w:val="20"/>
              </w:rPr>
            </w:pPr>
          </w:p>
        </w:tc>
      </w:tr>
      <w:tr w:rsidR="00FC5410" w:rsidRPr="0097331E" w14:paraId="4E5F34C3" w14:textId="77777777" w:rsidTr="00531523">
        <w:trPr>
          <w:trHeight w:val="260"/>
        </w:trPr>
        <w:tc>
          <w:tcPr>
            <w:tcW w:w="1243" w:type="dxa"/>
            <w:tcBorders>
              <w:top w:val="nil"/>
              <w:left w:val="nil"/>
              <w:bottom w:val="nil"/>
              <w:right w:val="nil"/>
            </w:tcBorders>
            <w:shd w:val="clear" w:color="auto" w:fill="auto"/>
            <w:noWrap/>
            <w:vAlign w:val="bottom"/>
            <w:hideMark/>
          </w:tcPr>
          <w:p w14:paraId="59242E13" w14:textId="77777777" w:rsidR="00FC5410" w:rsidRPr="0097331E" w:rsidRDefault="00FC5410" w:rsidP="00FC5410">
            <w:pPr>
              <w:spacing w:after="0" w:line="240" w:lineRule="auto"/>
              <w:jc w:val="center"/>
              <w:rPr>
                <w:rFonts w:ascii="Times New Roman" w:eastAsia="Times New Roman" w:hAnsi="Times New Roman" w:cs="Times New Roman"/>
                <w:sz w:val="20"/>
                <w:szCs w:val="20"/>
              </w:rPr>
            </w:pPr>
          </w:p>
        </w:tc>
        <w:tc>
          <w:tcPr>
            <w:tcW w:w="788" w:type="dxa"/>
            <w:tcBorders>
              <w:top w:val="nil"/>
              <w:left w:val="nil"/>
              <w:bottom w:val="nil"/>
              <w:right w:val="nil"/>
            </w:tcBorders>
            <w:shd w:val="clear" w:color="auto" w:fill="auto"/>
            <w:noWrap/>
            <w:vAlign w:val="bottom"/>
            <w:hideMark/>
          </w:tcPr>
          <w:p w14:paraId="5C0861B2" w14:textId="77777777" w:rsidR="00FC5410" w:rsidRPr="0097331E" w:rsidRDefault="00FC5410" w:rsidP="00FC5410">
            <w:pPr>
              <w:spacing w:after="0" w:line="240" w:lineRule="auto"/>
              <w:jc w:val="center"/>
              <w:rPr>
                <w:rFonts w:ascii="Times New Roman" w:eastAsia="Times New Roman" w:hAnsi="Times New Roman" w:cs="Times New Roman"/>
                <w:sz w:val="20"/>
                <w:szCs w:val="20"/>
              </w:rPr>
            </w:pPr>
          </w:p>
        </w:tc>
        <w:tc>
          <w:tcPr>
            <w:tcW w:w="1243" w:type="dxa"/>
            <w:tcBorders>
              <w:top w:val="nil"/>
              <w:left w:val="nil"/>
              <w:bottom w:val="nil"/>
              <w:right w:val="single" w:sz="4" w:space="0" w:color="auto"/>
            </w:tcBorders>
            <w:shd w:val="clear" w:color="auto" w:fill="auto"/>
            <w:noWrap/>
            <w:vAlign w:val="bottom"/>
            <w:hideMark/>
          </w:tcPr>
          <w:p w14:paraId="4898DEDA" w14:textId="77777777" w:rsidR="00FC5410" w:rsidRPr="0097331E" w:rsidRDefault="00FC5410" w:rsidP="00FC5410">
            <w:pPr>
              <w:spacing w:after="0" w:line="240" w:lineRule="auto"/>
              <w:jc w:val="center"/>
              <w:rPr>
                <w:rFonts w:ascii="Times New Roman" w:eastAsia="Times New Roman" w:hAnsi="Times New Roman" w:cs="Times New Roman"/>
                <w:color w:val="000000"/>
                <w:sz w:val="24"/>
                <w:szCs w:val="24"/>
              </w:rPr>
            </w:pPr>
            <w:r w:rsidRPr="0097331E">
              <w:rPr>
                <w:rFonts w:ascii="Times New Roman" w:eastAsia="Times New Roman" w:hAnsi="Times New Roman" w:cs="Times New Roman"/>
                <w:color w:val="000000"/>
                <w:sz w:val="24"/>
                <w:szCs w:val="24"/>
              </w:rPr>
              <w:t>August</w:t>
            </w:r>
          </w:p>
        </w:tc>
        <w:tc>
          <w:tcPr>
            <w:tcW w:w="963" w:type="dxa"/>
            <w:tcBorders>
              <w:top w:val="nil"/>
              <w:left w:val="single" w:sz="4" w:space="0" w:color="auto"/>
              <w:bottom w:val="nil"/>
              <w:right w:val="nil"/>
            </w:tcBorders>
            <w:shd w:val="clear" w:color="auto" w:fill="auto"/>
            <w:noWrap/>
            <w:vAlign w:val="bottom"/>
            <w:hideMark/>
          </w:tcPr>
          <w:p w14:paraId="2BAA2E55" w14:textId="77777777" w:rsidR="00FC5410" w:rsidRPr="0097331E" w:rsidRDefault="00FC5410" w:rsidP="00FC5410">
            <w:pPr>
              <w:spacing w:after="0" w:line="240" w:lineRule="auto"/>
              <w:jc w:val="center"/>
              <w:rPr>
                <w:rFonts w:ascii="Times New Roman" w:eastAsia="Times New Roman" w:hAnsi="Times New Roman" w:cs="Times New Roman"/>
                <w:b/>
                <w:bCs/>
                <w:color w:val="000000"/>
                <w:sz w:val="24"/>
                <w:szCs w:val="24"/>
              </w:rPr>
            </w:pPr>
            <w:r w:rsidRPr="0097331E">
              <w:rPr>
                <w:rFonts w:ascii="Times New Roman" w:eastAsia="Times New Roman" w:hAnsi="Times New Roman" w:cs="Times New Roman"/>
                <w:b/>
                <w:bCs/>
                <w:color w:val="000000"/>
                <w:sz w:val="24"/>
                <w:szCs w:val="24"/>
              </w:rPr>
              <w:t>-0.36</w:t>
            </w:r>
          </w:p>
        </w:tc>
        <w:tc>
          <w:tcPr>
            <w:tcW w:w="1136" w:type="dxa"/>
            <w:tcBorders>
              <w:top w:val="nil"/>
              <w:left w:val="nil"/>
              <w:bottom w:val="nil"/>
              <w:right w:val="nil"/>
            </w:tcBorders>
            <w:shd w:val="clear" w:color="auto" w:fill="auto"/>
            <w:noWrap/>
            <w:vAlign w:val="bottom"/>
            <w:hideMark/>
          </w:tcPr>
          <w:p w14:paraId="3AC04440" w14:textId="77777777" w:rsidR="00FC5410" w:rsidRPr="0097331E" w:rsidRDefault="00FC5410" w:rsidP="00FC5410">
            <w:pPr>
              <w:spacing w:after="0" w:line="240" w:lineRule="auto"/>
              <w:jc w:val="center"/>
              <w:rPr>
                <w:rFonts w:ascii="Times New Roman" w:eastAsia="Times New Roman" w:hAnsi="Times New Roman" w:cs="Times New Roman"/>
                <w:b/>
                <w:bCs/>
                <w:color w:val="000000"/>
                <w:sz w:val="24"/>
                <w:szCs w:val="24"/>
              </w:rPr>
            </w:pPr>
            <w:r w:rsidRPr="0097331E">
              <w:rPr>
                <w:rFonts w:ascii="Times New Roman" w:eastAsia="Times New Roman" w:hAnsi="Times New Roman" w:cs="Times New Roman"/>
                <w:b/>
                <w:bCs/>
                <w:color w:val="000000"/>
                <w:sz w:val="24"/>
                <w:szCs w:val="24"/>
              </w:rPr>
              <w:t>-0.45</w:t>
            </w:r>
          </w:p>
        </w:tc>
        <w:tc>
          <w:tcPr>
            <w:tcW w:w="1167" w:type="dxa"/>
            <w:gridSpan w:val="2"/>
            <w:tcBorders>
              <w:top w:val="nil"/>
              <w:left w:val="nil"/>
              <w:bottom w:val="nil"/>
              <w:right w:val="nil"/>
            </w:tcBorders>
            <w:shd w:val="clear" w:color="auto" w:fill="auto"/>
            <w:noWrap/>
            <w:vAlign w:val="bottom"/>
            <w:hideMark/>
          </w:tcPr>
          <w:p w14:paraId="7D072F20" w14:textId="77777777" w:rsidR="00FC5410" w:rsidRPr="0097331E" w:rsidRDefault="00FC5410" w:rsidP="00FC5410">
            <w:pPr>
              <w:spacing w:after="0" w:line="240" w:lineRule="auto"/>
              <w:jc w:val="center"/>
              <w:rPr>
                <w:rFonts w:ascii="Times New Roman" w:eastAsia="Times New Roman" w:hAnsi="Times New Roman" w:cs="Times New Roman"/>
                <w:b/>
                <w:bCs/>
                <w:color w:val="000000"/>
                <w:sz w:val="24"/>
                <w:szCs w:val="24"/>
              </w:rPr>
            </w:pPr>
            <w:r w:rsidRPr="0097331E">
              <w:rPr>
                <w:rFonts w:ascii="Times New Roman" w:eastAsia="Times New Roman" w:hAnsi="Times New Roman" w:cs="Times New Roman"/>
                <w:b/>
                <w:bCs/>
                <w:color w:val="000000"/>
                <w:sz w:val="24"/>
                <w:szCs w:val="24"/>
              </w:rPr>
              <w:t>-0.42</w:t>
            </w:r>
          </w:p>
        </w:tc>
        <w:tc>
          <w:tcPr>
            <w:tcW w:w="1136" w:type="dxa"/>
            <w:tcBorders>
              <w:top w:val="nil"/>
              <w:left w:val="nil"/>
              <w:bottom w:val="nil"/>
              <w:right w:val="nil"/>
            </w:tcBorders>
            <w:shd w:val="clear" w:color="auto" w:fill="auto"/>
            <w:noWrap/>
            <w:vAlign w:val="bottom"/>
            <w:hideMark/>
          </w:tcPr>
          <w:p w14:paraId="17A7E3B3" w14:textId="77777777" w:rsidR="00FC5410" w:rsidRPr="0097331E" w:rsidRDefault="00FC5410" w:rsidP="00FC5410">
            <w:pPr>
              <w:spacing w:after="0" w:line="240" w:lineRule="auto"/>
              <w:jc w:val="center"/>
              <w:rPr>
                <w:rFonts w:ascii="Times New Roman" w:eastAsia="Times New Roman" w:hAnsi="Times New Roman" w:cs="Times New Roman"/>
                <w:b/>
                <w:bCs/>
                <w:color w:val="000000"/>
                <w:sz w:val="24"/>
                <w:szCs w:val="24"/>
              </w:rPr>
            </w:pPr>
            <w:r w:rsidRPr="0097331E">
              <w:rPr>
                <w:rFonts w:ascii="Times New Roman" w:eastAsia="Times New Roman" w:hAnsi="Times New Roman" w:cs="Times New Roman"/>
                <w:b/>
                <w:bCs/>
                <w:color w:val="000000"/>
                <w:sz w:val="24"/>
                <w:szCs w:val="24"/>
              </w:rPr>
              <w:t>-0.53</w:t>
            </w:r>
          </w:p>
        </w:tc>
        <w:tc>
          <w:tcPr>
            <w:tcW w:w="1696" w:type="dxa"/>
            <w:tcBorders>
              <w:top w:val="nil"/>
              <w:left w:val="nil"/>
              <w:bottom w:val="nil"/>
              <w:right w:val="nil"/>
            </w:tcBorders>
            <w:shd w:val="clear" w:color="auto" w:fill="auto"/>
            <w:noWrap/>
            <w:vAlign w:val="bottom"/>
            <w:hideMark/>
          </w:tcPr>
          <w:p w14:paraId="1ED71449" w14:textId="77777777" w:rsidR="00FC5410" w:rsidRPr="0097331E" w:rsidRDefault="00FC5410" w:rsidP="00FC5410">
            <w:pPr>
              <w:spacing w:after="0" w:line="240" w:lineRule="auto"/>
              <w:jc w:val="center"/>
              <w:rPr>
                <w:rFonts w:ascii="Times New Roman" w:eastAsia="Times New Roman" w:hAnsi="Times New Roman" w:cs="Times New Roman"/>
                <w:color w:val="000000"/>
                <w:sz w:val="24"/>
                <w:szCs w:val="24"/>
              </w:rPr>
            </w:pPr>
            <w:r w:rsidRPr="0097331E">
              <w:rPr>
                <w:rFonts w:ascii="Times New Roman" w:eastAsia="Times New Roman" w:hAnsi="Times New Roman" w:cs="Times New Roman"/>
                <w:color w:val="000000"/>
                <w:sz w:val="24"/>
                <w:szCs w:val="24"/>
              </w:rPr>
              <w:t>-0.13</w:t>
            </w:r>
          </w:p>
        </w:tc>
        <w:tc>
          <w:tcPr>
            <w:tcW w:w="963" w:type="dxa"/>
            <w:tcBorders>
              <w:top w:val="nil"/>
              <w:left w:val="nil"/>
              <w:bottom w:val="nil"/>
              <w:right w:val="nil"/>
            </w:tcBorders>
            <w:shd w:val="clear" w:color="auto" w:fill="auto"/>
            <w:noWrap/>
            <w:vAlign w:val="bottom"/>
            <w:hideMark/>
          </w:tcPr>
          <w:p w14:paraId="3C31E838" w14:textId="77777777" w:rsidR="00FC5410" w:rsidRPr="0097331E" w:rsidRDefault="00FC5410" w:rsidP="00FC5410">
            <w:pPr>
              <w:spacing w:after="0" w:line="240" w:lineRule="auto"/>
              <w:jc w:val="center"/>
              <w:rPr>
                <w:rFonts w:ascii="Times New Roman" w:eastAsia="Times New Roman" w:hAnsi="Times New Roman" w:cs="Times New Roman"/>
                <w:color w:val="000000"/>
                <w:sz w:val="24"/>
                <w:szCs w:val="24"/>
              </w:rPr>
            </w:pPr>
          </w:p>
        </w:tc>
        <w:tc>
          <w:tcPr>
            <w:tcW w:w="1136" w:type="dxa"/>
            <w:tcBorders>
              <w:top w:val="nil"/>
              <w:left w:val="nil"/>
              <w:bottom w:val="nil"/>
              <w:right w:val="nil"/>
            </w:tcBorders>
            <w:shd w:val="clear" w:color="auto" w:fill="auto"/>
            <w:noWrap/>
            <w:vAlign w:val="bottom"/>
            <w:hideMark/>
          </w:tcPr>
          <w:p w14:paraId="61A692EB" w14:textId="77777777" w:rsidR="00FC5410" w:rsidRPr="0097331E" w:rsidRDefault="00FC5410" w:rsidP="00FC5410">
            <w:pPr>
              <w:spacing w:after="0" w:line="240" w:lineRule="auto"/>
              <w:jc w:val="center"/>
              <w:rPr>
                <w:rFonts w:ascii="Times New Roman" w:eastAsia="Times New Roman" w:hAnsi="Times New Roman" w:cs="Times New Roman"/>
                <w:sz w:val="20"/>
                <w:szCs w:val="20"/>
              </w:rPr>
            </w:pPr>
          </w:p>
        </w:tc>
      </w:tr>
      <w:tr w:rsidR="00531523" w:rsidRPr="0097331E" w14:paraId="1339F559" w14:textId="77777777" w:rsidTr="00531523">
        <w:trPr>
          <w:trHeight w:val="260"/>
        </w:trPr>
        <w:tc>
          <w:tcPr>
            <w:tcW w:w="1243" w:type="dxa"/>
            <w:tcBorders>
              <w:top w:val="nil"/>
              <w:left w:val="nil"/>
              <w:bottom w:val="nil"/>
              <w:right w:val="nil"/>
            </w:tcBorders>
            <w:shd w:val="clear" w:color="auto" w:fill="auto"/>
            <w:noWrap/>
            <w:vAlign w:val="bottom"/>
            <w:hideMark/>
          </w:tcPr>
          <w:p w14:paraId="3577EC31" w14:textId="77777777" w:rsidR="00FC5410" w:rsidRPr="0097331E" w:rsidRDefault="00FC5410" w:rsidP="00FC5410">
            <w:pPr>
              <w:spacing w:after="0" w:line="240" w:lineRule="auto"/>
              <w:jc w:val="center"/>
              <w:rPr>
                <w:rFonts w:ascii="Times New Roman" w:eastAsia="Times New Roman" w:hAnsi="Times New Roman" w:cs="Times New Roman"/>
                <w:sz w:val="20"/>
                <w:szCs w:val="20"/>
              </w:rPr>
            </w:pPr>
          </w:p>
        </w:tc>
        <w:tc>
          <w:tcPr>
            <w:tcW w:w="788" w:type="dxa"/>
            <w:tcBorders>
              <w:top w:val="nil"/>
              <w:left w:val="nil"/>
              <w:bottom w:val="nil"/>
              <w:right w:val="nil"/>
            </w:tcBorders>
            <w:shd w:val="clear" w:color="auto" w:fill="auto"/>
            <w:noWrap/>
            <w:vAlign w:val="bottom"/>
            <w:hideMark/>
          </w:tcPr>
          <w:p w14:paraId="54ACD4FD" w14:textId="77777777" w:rsidR="00FC5410" w:rsidRPr="0097331E" w:rsidRDefault="00FC5410" w:rsidP="00FC5410">
            <w:pPr>
              <w:spacing w:after="0" w:line="240" w:lineRule="auto"/>
              <w:jc w:val="center"/>
              <w:rPr>
                <w:rFonts w:ascii="Times New Roman" w:eastAsia="Times New Roman" w:hAnsi="Times New Roman" w:cs="Times New Roman"/>
                <w:sz w:val="20"/>
                <w:szCs w:val="20"/>
              </w:rPr>
            </w:pPr>
          </w:p>
        </w:tc>
        <w:tc>
          <w:tcPr>
            <w:tcW w:w="1243" w:type="dxa"/>
            <w:tcBorders>
              <w:top w:val="nil"/>
              <w:left w:val="nil"/>
              <w:bottom w:val="nil"/>
              <w:right w:val="single" w:sz="4" w:space="0" w:color="auto"/>
            </w:tcBorders>
            <w:shd w:val="clear" w:color="D9D9D9" w:fill="D9D9D9"/>
            <w:noWrap/>
            <w:vAlign w:val="bottom"/>
            <w:hideMark/>
          </w:tcPr>
          <w:p w14:paraId="0573C8CD" w14:textId="77777777" w:rsidR="00FC5410" w:rsidRPr="0097331E" w:rsidRDefault="00FC5410" w:rsidP="00FC5410">
            <w:pPr>
              <w:spacing w:after="0" w:line="240" w:lineRule="auto"/>
              <w:jc w:val="center"/>
              <w:rPr>
                <w:rFonts w:ascii="Times New Roman" w:eastAsia="Times New Roman" w:hAnsi="Times New Roman" w:cs="Times New Roman"/>
                <w:color w:val="000000"/>
                <w:sz w:val="24"/>
                <w:szCs w:val="24"/>
              </w:rPr>
            </w:pPr>
            <w:r w:rsidRPr="0097331E">
              <w:rPr>
                <w:rFonts w:ascii="Times New Roman" w:eastAsia="Times New Roman" w:hAnsi="Times New Roman" w:cs="Times New Roman"/>
                <w:color w:val="000000"/>
                <w:sz w:val="24"/>
                <w:szCs w:val="24"/>
              </w:rPr>
              <w:t>September</w:t>
            </w:r>
          </w:p>
        </w:tc>
        <w:tc>
          <w:tcPr>
            <w:tcW w:w="963" w:type="dxa"/>
            <w:tcBorders>
              <w:top w:val="nil"/>
              <w:left w:val="single" w:sz="4" w:space="0" w:color="auto"/>
              <w:bottom w:val="nil"/>
              <w:right w:val="nil"/>
            </w:tcBorders>
            <w:shd w:val="clear" w:color="D9D9D9" w:fill="D9D9D9"/>
            <w:noWrap/>
            <w:vAlign w:val="bottom"/>
            <w:hideMark/>
          </w:tcPr>
          <w:p w14:paraId="45EB209C" w14:textId="77777777" w:rsidR="00FC5410" w:rsidRPr="0097331E" w:rsidRDefault="00FC5410" w:rsidP="00FC5410">
            <w:pPr>
              <w:spacing w:after="0" w:line="240" w:lineRule="auto"/>
              <w:jc w:val="center"/>
              <w:rPr>
                <w:rFonts w:ascii="Times New Roman" w:eastAsia="Times New Roman" w:hAnsi="Times New Roman" w:cs="Times New Roman"/>
                <w:b/>
                <w:bCs/>
                <w:color w:val="000000"/>
                <w:sz w:val="24"/>
                <w:szCs w:val="24"/>
              </w:rPr>
            </w:pPr>
            <w:r w:rsidRPr="0097331E">
              <w:rPr>
                <w:rFonts w:ascii="Times New Roman" w:eastAsia="Times New Roman" w:hAnsi="Times New Roman" w:cs="Times New Roman"/>
                <w:b/>
                <w:bCs/>
                <w:color w:val="000000"/>
                <w:sz w:val="24"/>
                <w:szCs w:val="24"/>
              </w:rPr>
              <w:t>-0.36</w:t>
            </w:r>
          </w:p>
        </w:tc>
        <w:tc>
          <w:tcPr>
            <w:tcW w:w="1136" w:type="dxa"/>
            <w:tcBorders>
              <w:top w:val="nil"/>
              <w:left w:val="nil"/>
              <w:bottom w:val="nil"/>
              <w:right w:val="nil"/>
            </w:tcBorders>
            <w:shd w:val="clear" w:color="D9D9D9" w:fill="D9D9D9"/>
            <w:noWrap/>
            <w:vAlign w:val="bottom"/>
            <w:hideMark/>
          </w:tcPr>
          <w:p w14:paraId="684EED17" w14:textId="77777777" w:rsidR="00FC5410" w:rsidRPr="0097331E" w:rsidRDefault="00FC5410" w:rsidP="00FC5410">
            <w:pPr>
              <w:spacing w:after="0" w:line="240" w:lineRule="auto"/>
              <w:jc w:val="center"/>
              <w:rPr>
                <w:rFonts w:ascii="Times New Roman" w:eastAsia="Times New Roman" w:hAnsi="Times New Roman" w:cs="Times New Roman"/>
                <w:b/>
                <w:bCs/>
                <w:color w:val="000000"/>
                <w:sz w:val="24"/>
                <w:szCs w:val="24"/>
              </w:rPr>
            </w:pPr>
            <w:r w:rsidRPr="0097331E">
              <w:rPr>
                <w:rFonts w:ascii="Times New Roman" w:eastAsia="Times New Roman" w:hAnsi="Times New Roman" w:cs="Times New Roman"/>
                <w:b/>
                <w:bCs/>
                <w:color w:val="000000"/>
                <w:sz w:val="24"/>
                <w:szCs w:val="24"/>
              </w:rPr>
              <w:t>-0.10</w:t>
            </w:r>
          </w:p>
        </w:tc>
        <w:tc>
          <w:tcPr>
            <w:tcW w:w="1167" w:type="dxa"/>
            <w:gridSpan w:val="2"/>
            <w:tcBorders>
              <w:top w:val="nil"/>
              <w:left w:val="nil"/>
              <w:bottom w:val="nil"/>
              <w:right w:val="nil"/>
            </w:tcBorders>
            <w:shd w:val="clear" w:color="D9D9D9" w:fill="D9D9D9"/>
            <w:noWrap/>
            <w:vAlign w:val="bottom"/>
            <w:hideMark/>
          </w:tcPr>
          <w:p w14:paraId="36EA8531" w14:textId="77777777" w:rsidR="00FC5410" w:rsidRPr="0097331E" w:rsidRDefault="00FC5410" w:rsidP="00FC5410">
            <w:pPr>
              <w:spacing w:after="0" w:line="240" w:lineRule="auto"/>
              <w:jc w:val="center"/>
              <w:rPr>
                <w:rFonts w:ascii="Times New Roman" w:eastAsia="Times New Roman" w:hAnsi="Times New Roman" w:cs="Times New Roman"/>
                <w:b/>
                <w:bCs/>
                <w:color w:val="000000"/>
                <w:sz w:val="24"/>
                <w:szCs w:val="24"/>
              </w:rPr>
            </w:pPr>
            <w:r w:rsidRPr="0097331E">
              <w:rPr>
                <w:rFonts w:ascii="Times New Roman" w:eastAsia="Times New Roman" w:hAnsi="Times New Roman" w:cs="Times New Roman"/>
                <w:b/>
                <w:bCs/>
                <w:color w:val="000000"/>
                <w:sz w:val="24"/>
                <w:szCs w:val="24"/>
              </w:rPr>
              <w:t>-0.21</w:t>
            </w:r>
          </w:p>
        </w:tc>
        <w:tc>
          <w:tcPr>
            <w:tcW w:w="1136" w:type="dxa"/>
            <w:tcBorders>
              <w:top w:val="nil"/>
              <w:left w:val="nil"/>
              <w:bottom w:val="nil"/>
              <w:right w:val="nil"/>
            </w:tcBorders>
            <w:shd w:val="clear" w:color="D9D9D9" w:fill="D9D9D9"/>
            <w:noWrap/>
            <w:vAlign w:val="bottom"/>
            <w:hideMark/>
          </w:tcPr>
          <w:p w14:paraId="5E04699D" w14:textId="77777777" w:rsidR="00FC5410" w:rsidRPr="0097331E" w:rsidRDefault="00FC5410" w:rsidP="00FC5410">
            <w:pPr>
              <w:spacing w:after="0" w:line="240" w:lineRule="auto"/>
              <w:jc w:val="center"/>
              <w:rPr>
                <w:rFonts w:ascii="Times New Roman" w:eastAsia="Times New Roman" w:hAnsi="Times New Roman" w:cs="Times New Roman"/>
                <w:b/>
                <w:bCs/>
                <w:color w:val="000000"/>
                <w:sz w:val="24"/>
                <w:szCs w:val="24"/>
              </w:rPr>
            </w:pPr>
            <w:r w:rsidRPr="0097331E">
              <w:rPr>
                <w:rFonts w:ascii="Times New Roman" w:eastAsia="Times New Roman" w:hAnsi="Times New Roman" w:cs="Times New Roman"/>
                <w:b/>
                <w:bCs/>
                <w:color w:val="000000"/>
                <w:sz w:val="24"/>
                <w:szCs w:val="24"/>
              </w:rPr>
              <w:t>-0.45</w:t>
            </w:r>
          </w:p>
        </w:tc>
        <w:tc>
          <w:tcPr>
            <w:tcW w:w="1696" w:type="dxa"/>
            <w:tcBorders>
              <w:top w:val="nil"/>
              <w:left w:val="nil"/>
              <w:bottom w:val="nil"/>
              <w:right w:val="nil"/>
            </w:tcBorders>
            <w:shd w:val="clear" w:color="D9D9D9" w:fill="D9D9D9"/>
            <w:noWrap/>
            <w:vAlign w:val="bottom"/>
            <w:hideMark/>
          </w:tcPr>
          <w:p w14:paraId="6A548A71" w14:textId="77777777" w:rsidR="00FC5410" w:rsidRPr="0097331E" w:rsidRDefault="00FC5410" w:rsidP="00FC5410">
            <w:pPr>
              <w:spacing w:after="0" w:line="240" w:lineRule="auto"/>
              <w:jc w:val="center"/>
              <w:rPr>
                <w:rFonts w:ascii="Times New Roman" w:eastAsia="Times New Roman" w:hAnsi="Times New Roman" w:cs="Times New Roman"/>
                <w:color w:val="000000"/>
                <w:sz w:val="24"/>
                <w:szCs w:val="24"/>
              </w:rPr>
            </w:pPr>
            <w:r w:rsidRPr="0097331E">
              <w:rPr>
                <w:rFonts w:ascii="Times New Roman" w:eastAsia="Times New Roman" w:hAnsi="Times New Roman" w:cs="Times New Roman"/>
                <w:color w:val="000000"/>
                <w:sz w:val="24"/>
                <w:szCs w:val="24"/>
              </w:rPr>
              <w:t>-0.06</w:t>
            </w:r>
          </w:p>
        </w:tc>
        <w:tc>
          <w:tcPr>
            <w:tcW w:w="963" w:type="dxa"/>
            <w:tcBorders>
              <w:top w:val="nil"/>
              <w:left w:val="nil"/>
              <w:bottom w:val="nil"/>
              <w:right w:val="nil"/>
            </w:tcBorders>
            <w:shd w:val="clear" w:color="auto" w:fill="auto"/>
            <w:noWrap/>
            <w:vAlign w:val="bottom"/>
            <w:hideMark/>
          </w:tcPr>
          <w:p w14:paraId="48500C28" w14:textId="77777777" w:rsidR="00FC5410" w:rsidRPr="0097331E" w:rsidRDefault="00FC5410" w:rsidP="00FC5410">
            <w:pPr>
              <w:spacing w:after="0" w:line="240" w:lineRule="auto"/>
              <w:jc w:val="center"/>
              <w:rPr>
                <w:rFonts w:ascii="Times New Roman" w:eastAsia="Times New Roman" w:hAnsi="Times New Roman" w:cs="Times New Roman"/>
                <w:color w:val="000000"/>
                <w:sz w:val="24"/>
                <w:szCs w:val="24"/>
              </w:rPr>
            </w:pPr>
          </w:p>
        </w:tc>
        <w:tc>
          <w:tcPr>
            <w:tcW w:w="1136" w:type="dxa"/>
            <w:tcBorders>
              <w:top w:val="nil"/>
              <w:left w:val="nil"/>
              <w:bottom w:val="nil"/>
              <w:right w:val="nil"/>
            </w:tcBorders>
            <w:shd w:val="clear" w:color="auto" w:fill="auto"/>
            <w:noWrap/>
            <w:vAlign w:val="bottom"/>
            <w:hideMark/>
          </w:tcPr>
          <w:p w14:paraId="41EF4514" w14:textId="77777777" w:rsidR="00FC5410" w:rsidRPr="0097331E" w:rsidRDefault="00FC5410" w:rsidP="00FC5410">
            <w:pPr>
              <w:spacing w:after="0" w:line="240" w:lineRule="auto"/>
              <w:jc w:val="center"/>
              <w:rPr>
                <w:rFonts w:ascii="Times New Roman" w:eastAsia="Times New Roman" w:hAnsi="Times New Roman" w:cs="Times New Roman"/>
                <w:sz w:val="20"/>
                <w:szCs w:val="20"/>
              </w:rPr>
            </w:pPr>
          </w:p>
        </w:tc>
      </w:tr>
      <w:tr w:rsidR="00FC5410" w:rsidRPr="0097331E" w14:paraId="7D5079B0" w14:textId="77777777" w:rsidTr="00531523">
        <w:trPr>
          <w:trHeight w:val="260"/>
        </w:trPr>
        <w:tc>
          <w:tcPr>
            <w:tcW w:w="1243" w:type="dxa"/>
            <w:tcBorders>
              <w:top w:val="nil"/>
              <w:left w:val="nil"/>
              <w:bottom w:val="nil"/>
              <w:right w:val="nil"/>
            </w:tcBorders>
            <w:shd w:val="clear" w:color="auto" w:fill="auto"/>
            <w:noWrap/>
            <w:vAlign w:val="bottom"/>
            <w:hideMark/>
          </w:tcPr>
          <w:p w14:paraId="31860C15" w14:textId="77777777" w:rsidR="00FC5410" w:rsidRPr="0097331E" w:rsidRDefault="00FC5410" w:rsidP="00FC5410">
            <w:pPr>
              <w:spacing w:after="0" w:line="240" w:lineRule="auto"/>
              <w:jc w:val="center"/>
              <w:rPr>
                <w:rFonts w:ascii="Times New Roman" w:eastAsia="Times New Roman" w:hAnsi="Times New Roman" w:cs="Times New Roman"/>
                <w:sz w:val="20"/>
                <w:szCs w:val="20"/>
              </w:rPr>
            </w:pPr>
          </w:p>
        </w:tc>
        <w:tc>
          <w:tcPr>
            <w:tcW w:w="788" w:type="dxa"/>
            <w:tcBorders>
              <w:top w:val="nil"/>
              <w:left w:val="nil"/>
              <w:bottom w:val="nil"/>
              <w:right w:val="nil"/>
            </w:tcBorders>
            <w:shd w:val="clear" w:color="auto" w:fill="auto"/>
            <w:noWrap/>
            <w:vAlign w:val="bottom"/>
            <w:hideMark/>
          </w:tcPr>
          <w:p w14:paraId="7E8A56AB" w14:textId="77777777" w:rsidR="00FC5410" w:rsidRPr="0097331E" w:rsidRDefault="00FC5410" w:rsidP="00FC5410">
            <w:pPr>
              <w:spacing w:after="0" w:line="240" w:lineRule="auto"/>
              <w:jc w:val="center"/>
              <w:rPr>
                <w:rFonts w:ascii="Times New Roman" w:eastAsia="Times New Roman" w:hAnsi="Times New Roman" w:cs="Times New Roman"/>
                <w:sz w:val="20"/>
                <w:szCs w:val="20"/>
              </w:rPr>
            </w:pPr>
          </w:p>
        </w:tc>
        <w:tc>
          <w:tcPr>
            <w:tcW w:w="1243" w:type="dxa"/>
            <w:tcBorders>
              <w:top w:val="nil"/>
              <w:left w:val="nil"/>
              <w:bottom w:val="single" w:sz="4" w:space="0" w:color="000000"/>
              <w:right w:val="single" w:sz="4" w:space="0" w:color="auto"/>
            </w:tcBorders>
            <w:shd w:val="clear" w:color="auto" w:fill="auto"/>
            <w:noWrap/>
            <w:vAlign w:val="bottom"/>
            <w:hideMark/>
          </w:tcPr>
          <w:p w14:paraId="1C2BE48C" w14:textId="77777777" w:rsidR="00FC5410" w:rsidRPr="0097331E" w:rsidRDefault="00FC5410" w:rsidP="00FC5410">
            <w:pPr>
              <w:spacing w:after="0" w:line="240" w:lineRule="auto"/>
              <w:jc w:val="center"/>
              <w:rPr>
                <w:rFonts w:ascii="Times New Roman" w:eastAsia="Times New Roman" w:hAnsi="Times New Roman" w:cs="Times New Roman"/>
                <w:color w:val="000000"/>
                <w:sz w:val="24"/>
                <w:szCs w:val="24"/>
              </w:rPr>
            </w:pPr>
            <w:r w:rsidRPr="0097331E">
              <w:rPr>
                <w:rFonts w:ascii="Times New Roman" w:eastAsia="Times New Roman" w:hAnsi="Times New Roman" w:cs="Times New Roman"/>
                <w:color w:val="000000"/>
                <w:sz w:val="24"/>
                <w:szCs w:val="24"/>
              </w:rPr>
              <w:t>October</w:t>
            </w:r>
          </w:p>
        </w:tc>
        <w:tc>
          <w:tcPr>
            <w:tcW w:w="963" w:type="dxa"/>
            <w:tcBorders>
              <w:top w:val="nil"/>
              <w:left w:val="single" w:sz="4" w:space="0" w:color="auto"/>
              <w:bottom w:val="single" w:sz="4" w:space="0" w:color="000000"/>
              <w:right w:val="nil"/>
            </w:tcBorders>
            <w:shd w:val="clear" w:color="auto" w:fill="auto"/>
            <w:noWrap/>
            <w:vAlign w:val="bottom"/>
            <w:hideMark/>
          </w:tcPr>
          <w:p w14:paraId="5AEB7D3D" w14:textId="77777777" w:rsidR="00FC5410" w:rsidRPr="0097331E" w:rsidRDefault="00FC5410" w:rsidP="00FC5410">
            <w:pPr>
              <w:spacing w:after="0" w:line="240" w:lineRule="auto"/>
              <w:jc w:val="center"/>
              <w:rPr>
                <w:rFonts w:ascii="Times New Roman" w:eastAsia="Times New Roman" w:hAnsi="Times New Roman" w:cs="Times New Roman"/>
                <w:color w:val="000000"/>
                <w:sz w:val="24"/>
                <w:szCs w:val="24"/>
              </w:rPr>
            </w:pPr>
            <w:r w:rsidRPr="0097331E">
              <w:rPr>
                <w:rFonts w:ascii="Times New Roman" w:eastAsia="Times New Roman" w:hAnsi="Times New Roman" w:cs="Times New Roman"/>
                <w:color w:val="000000"/>
                <w:sz w:val="24"/>
                <w:szCs w:val="24"/>
              </w:rPr>
              <w:t>0.03</w:t>
            </w:r>
          </w:p>
        </w:tc>
        <w:tc>
          <w:tcPr>
            <w:tcW w:w="1136" w:type="dxa"/>
            <w:tcBorders>
              <w:top w:val="nil"/>
              <w:left w:val="nil"/>
              <w:bottom w:val="single" w:sz="4" w:space="0" w:color="000000"/>
              <w:right w:val="nil"/>
            </w:tcBorders>
            <w:shd w:val="clear" w:color="auto" w:fill="auto"/>
            <w:noWrap/>
            <w:vAlign w:val="bottom"/>
            <w:hideMark/>
          </w:tcPr>
          <w:p w14:paraId="173077B6" w14:textId="77777777" w:rsidR="00FC5410" w:rsidRPr="0097331E" w:rsidRDefault="00FC5410" w:rsidP="00FC5410">
            <w:pPr>
              <w:spacing w:after="0" w:line="240" w:lineRule="auto"/>
              <w:jc w:val="center"/>
              <w:rPr>
                <w:rFonts w:ascii="Times New Roman" w:eastAsia="Times New Roman" w:hAnsi="Times New Roman" w:cs="Times New Roman"/>
                <w:color w:val="000000"/>
                <w:sz w:val="24"/>
                <w:szCs w:val="24"/>
              </w:rPr>
            </w:pPr>
            <w:r w:rsidRPr="0097331E">
              <w:rPr>
                <w:rFonts w:ascii="Times New Roman" w:eastAsia="Times New Roman" w:hAnsi="Times New Roman" w:cs="Times New Roman"/>
                <w:color w:val="000000"/>
                <w:sz w:val="24"/>
                <w:szCs w:val="24"/>
              </w:rPr>
              <w:t>0.08</w:t>
            </w:r>
          </w:p>
        </w:tc>
        <w:tc>
          <w:tcPr>
            <w:tcW w:w="1167" w:type="dxa"/>
            <w:gridSpan w:val="2"/>
            <w:tcBorders>
              <w:top w:val="nil"/>
              <w:left w:val="nil"/>
              <w:bottom w:val="single" w:sz="4" w:space="0" w:color="000000"/>
              <w:right w:val="nil"/>
            </w:tcBorders>
            <w:shd w:val="clear" w:color="auto" w:fill="auto"/>
            <w:noWrap/>
            <w:vAlign w:val="bottom"/>
            <w:hideMark/>
          </w:tcPr>
          <w:p w14:paraId="396D3FD5" w14:textId="77777777" w:rsidR="00FC5410" w:rsidRPr="0097331E" w:rsidRDefault="00FC5410" w:rsidP="00FC5410">
            <w:pPr>
              <w:spacing w:after="0" w:line="240" w:lineRule="auto"/>
              <w:jc w:val="center"/>
              <w:rPr>
                <w:rFonts w:ascii="Times New Roman" w:eastAsia="Times New Roman" w:hAnsi="Times New Roman" w:cs="Times New Roman"/>
                <w:color w:val="000000"/>
                <w:sz w:val="24"/>
                <w:szCs w:val="24"/>
              </w:rPr>
            </w:pPr>
            <w:r w:rsidRPr="0097331E">
              <w:rPr>
                <w:rFonts w:ascii="Times New Roman" w:eastAsia="Times New Roman" w:hAnsi="Times New Roman" w:cs="Times New Roman"/>
                <w:color w:val="000000"/>
                <w:sz w:val="24"/>
                <w:szCs w:val="24"/>
              </w:rPr>
              <w:t>-0.01</w:t>
            </w:r>
          </w:p>
        </w:tc>
        <w:tc>
          <w:tcPr>
            <w:tcW w:w="1136" w:type="dxa"/>
            <w:tcBorders>
              <w:top w:val="nil"/>
              <w:left w:val="nil"/>
              <w:bottom w:val="single" w:sz="4" w:space="0" w:color="000000"/>
              <w:right w:val="nil"/>
            </w:tcBorders>
            <w:shd w:val="clear" w:color="auto" w:fill="auto"/>
            <w:noWrap/>
            <w:vAlign w:val="bottom"/>
            <w:hideMark/>
          </w:tcPr>
          <w:p w14:paraId="2F36A97E" w14:textId="77777777" w:rsidR="00FC5410" w:rsidRPr="0097331E" w:rsidRDefault="00FC5410" w:rsidP="00FC5410">
            <w:pPr>
              <w:spacing w:after="0" w:line="240" w:lineRule="auto"/>
              <w:jc w:val="center"/>
              <w:rPr>
                <w:rFonts w:ascii="Times New Roman" w:eastAsia="Times New Roman" w:hAnsi="Times New Roman" w:cs="Times New Roman"/>
                <w:b/>
                <w:bCs/>
                <w:color w:val="000000"/>
                <w:sz w:val="24"/>
                <w:szCs w:val="24"/>
              </w:rPr>
            </w:pPr>
            <w:r w:rsidRPr="0097331E">
              <w:rPr>
                <w:rFonts w:ascii="Times New Roman" w:eastAsia="Times New Roman" w:hAnsi="Times New Roman" w:cs="Times New Roman"/>
                <w:b/>
                <w:bCs/>
                <w:color w:val="000000"/>
                <w:sz w:val="24"/>
                <w:szCs w:val="24"/>
              </w:rPr>
              <w:t>-0.16</w:t>
            </w:r>
          </w:p>
        </w:tc>
        <w:tc>
          <w:tcPr>
            <w:tcW w:w="1696" w:type="dxa"/>
            <w:tcBorders>
              <w:top w:val="nil"/>
              <w:left w:val="nil"/>
              <w:bottom w:val="single" w:sz="4" w:space="0" w:color="000000"/>
              <w:right w:val="nil"/>
            </w:tcBorders>
            <w:shd w:val="clear" w:color="auto" w:fill="auto"/>
            <w:noWrap/>
            <w:vAlign w:val="bottom"/>
            <w:hideMark/>
          </w:tcPr>
          <w:p w14:paraId="5F111BD1" w14:textId="77777777" w:rsidR="00FC5410" w:rsidRPr="0097331E" w:rsidRDefault="00FC5410" w:rsidP="00FC5410">
            <w:pPr>
              <w:spacing w:after="0" w:line="240" w:lineRule="auto"/>
              <w:jc w:val="center"/>
              <w:rPr>
                <w:rFonts w:ascii="Times New Roman" w:eastAsia="Times New Roman" w:hAnsi="Times New Roman" w:cs="Times New Roman"/>
                <w:color w:val="000000"/>
                <w:sz w:val="24"/>
                <w:szCs w:val="24"/>
              </w:rPr>
            </w:pPr>
            <w:r w:rsidRPr="0097331E">
              <w:rPr>
                <w:rFonts w:ascii="Times New Roman" w:eastAsia="Times New Roman" w:hAnsi="Times New Roman" w:cs="Times New Roman"/>
                <w:color w:val="000000"/>
                <w:sz w:val="24"/>
                <w:szCs w:val="24"/>
              </w:rPr>
              <w:t>0.13</w:t>
            </w:r>
          </w:p>
        </w:tc>
        <w:tc>
          <w:tcPr>
            <w:tcW w:w="963" w:type="dxa"/>
            <w:tcBorders>
              <w:top w:val="nil"/>
              <w:left w:val="nil"/>
              <w:bottom w:val="nil"/>
              <w:right w:val="nil"/>
            </w:tcBorders>
            <w:shd w:val="clear" w:color="auto" w:fill="auto"/>
            <w:noWrap/>
            <w:vAlign w:val="bottom"/>
            <w:hideMark/>
          </w:tcPr>
          <w:p w14:paraId="2E6500FC" w14:textId="77777777" w:rsidR="00FC5410" w:rsidRPr="0097331E" w:rsidRDefault="00FC5410" w:rsidP="00FC5410">
            <w:pPr>
              <w:spacing w:after="0" w:line="240" w:lineRule="auto"/>
              <w:jc w:val="center"/>
              <w:rPr>
                <w:rFonts w:ascii="Times New Roman" w:eastAsia="Times New Roman" w:hAnsi="Times New Roman" w:cs="Times New Roman"/>
                <w:color w:val="000000"/>
                <w:sz w:val="24"/>
                <w:szCs w:val="24"/>
              </w:rPr>
            </w:pPr>
          </w:p>
        </w:tc>
        <w:tc>
          <w:tcPr>
            <w:tcW w:w="1136" w:type="dxa"/>
            <w:tcBorders>
              <w:top w:val="nil"/>
              <w:left w:val="nil"/>
              <w:bottom w:val="nil"/>
              <w:right w:val="nil"/>
            </w:tcBorders>
            <w:shd w:val="clear" w:color="auto" w:fill="auto"/>
            <w:noWrap/>
            <w:vAlign w:val="bottom"/>
            <w:hideMark/>
          </w:tcPr>
          <w:p w14:paraId="73E39823" w14:textId="77777777" w:rsidR="00FC5410" w:rsidRPr="0097331E" w:rsidRDefault="00FC5410" w:rsidP="00531523">
            <w:pPr>
              <w:keepNext/>
              <w:spacing w:after="0" w:line="240" w:lineRule="auto"/>
              <w:jc w:val="center"/>
              <w:rPr>
                <w:rFonts w:ascii="Times New Roman" w:eastAsia="Times New Roman" w:hAnsi="Times New Roman" w:cs="Times New Roman"/>
                <w:sz w:val="20"/>
                <w:szCs w:val="20"/>
              </w:rPr>
            </w:pPr>
          </w:p>
        </w:tc>
      </w:tr>
    </w:tbl>
    <w:p w14:paraId="681E25A7" w14:textId="77777777" w:rsidR="00531523" w:rsidRDefault="00531523" w:rsidP="009A7620">
      <w:pPr>
        <w:pStyle w:val="Caption"/>
        <w:framePr w:hSpace="180" w:wrap="around" w:vAnchor="page" w:hAnchor="page" w:x="3301" w:y="6085"/>
      </w:pPr>
      <w:r>
        <w:t xml:space="preserve">Table </w:t>
      </w:r>
      <w:fldSimple w:instr=" SEQ Table \* ARABIC ">
        <w:r>
          <w:rPr>
            <w:noProof/>
          </w:rPr>
          <w:t>1</w:t>
        </w:r>
      </w:fldSimple>
      <w:r>
        <w:t>- Relationship between monthly temperature anomalies and crop yield by state</w:t>
      </w:r>
    </w:p>
    <w:p w14:paraId="2525038D" w14:textId="77777777" w:rsidR="00FC5410" w:rsidRDefault="00FC5410">
      <w:pPr>
        <w:rPr>
          <w:b/>
        </w:rPr>
      </w:pPr>
    </w:p>
    <w:p w14:paraId="724240F6" w14:textId="73950F10" w:rsidR="00B36FA3" w:rsidRDefault="00B36FA3">
      <w:pPr>
        <w:rPr>
          <w:b/>
        </w:rPr>
      </w:pPr>
    </w:p>
    <w:tbl>
      <w:tblPr>
        <w:tblpPr w:leftFromText="180" w:rightFromText="180" w:vertAnchor="text" w:horzAnchor="margin" w:tblpXSpec="center" w:tblpY="250"/>
        <w:tblW w:w="11256" w:type="dxa"/>
        <w:tblLayout w:type="fixed"/>
        <w:tblLook w:val="04A0" w:firstRow="1" w:lastRow="0" w:firstColumn="1" w:lastColumn="0" w:noHBand="0" w:noVBand="1"/>
      </w:tblPr>
      <w:tblGrid>
        <w:gridCol w:w="1252"/>
        <w:gridCol w:w="717"/>
        <w:gridCol w:w="299"/>
        <w:gridCol w:w="686"/>
        <w:gridCol w:w="568"/>
        <w:gridCol w:w="597"/>
        <w:gridCol w:w="375"/>
        <w:gridCol w:w="700"/>
        <w:gridCol w:w="90"/>
        <w:gridCol w:w="356"/>
        <w:gridCol w:w="971"/>
        <w:gridCol w:w="106"/>
        <w:gridCol w:w="1043"/>
        <w:gridCol w:w="158"/>
        <w:gridCol w:w="1111"/>
        <w:gridCol w:w="597"/>
        <w:gridCol w:w="455"/>
        <w:gridCol w:w="1175"/>
      </w:tblGrid>
      <w:tr w:rsidR="009A7620" w:rsidRPr="00531523" w14:paraId="1FB8FD46" w14:textId="77777777" w:rsidTr="009A7620">
        <w:trPr>
          <w:trHeight w:val="287"/>
        </w:trPr>
        <w:tc>
          <w:tcPr>
            <w:tcW w:w="1253" w:type="dxa"/>
            <w:tcBorders>
              <w:top w:val="nil"/>
              <w:left w:val="nil"/>
              <w:right w:val="single" w:sz="4" w:space="0" w:color="auto"/>
            </w:tcBorders>
            <w:shd w:val="clear" w:color="D9D9D9" w:fill="D9D9D9"/>
            <w:noWrap/>
            <w:vAlign w:val="bottom"/>
            <w:hideMark/>
          </w:tcPr>
          <w:p w14:paraId="0F4EC27A" w14:textId="77777777" w:rsidR="00531523" w:rsidRPr="00531523" w:rsidRDefault="00531523" w:rsidP="00531523">
            <w:pPr>
              <w:spacing w:after="0" w:line="240" w:lineRule="auto"/>
              <w:jc w:val="center"/>
              <w:rPr>
                <w:rFonts w:ascii="Times New Roman" w:eastAsia="Times New Roman" w:hAnsi="Times New Roman" w:cs="Times New Roman"/>
                <w:color w:val="000000"/>
                <w:sz w:val="24"/>
                <w:szCs w:val="24"/>
              </w:rPr>
            </w:pPr>
            <w:r w:rsidRPr="00531523">
              <w:rPr>
                <w:rFonts w:ascii="Times New Roman" w:eastAsia="Times New Roman" w:hAnsi="Times New Roman" w:cs="Times New Roman"/>
                <w:color w:val="000000"/>
                <w:sz w:val="24"/>
                <w:szCs w:val="24"/>
              </w:rPr>
              <w:t> </w:t>
            </w:r>
          </w:p>
        </w:tc>
        <w:tc>
          <w:tcPr>
            <w:tcW w:w="1016" w:type="dxa"/>
            <w:gridSpan w:val="2"/>
            <w:tcBorders>
              <w:top w:val="nil"/>
              <w:left w:val="single" w:sz="4" w:space="0" w:color="auto"/>
              <w:bottom w:val="nil"/>
              <w:right w:val="nil"/>
            </w:tcBorders>
            <w:shd w:val="clear" w:color="D9D9D9" w:fill="D9D9D9"/>
            <w:noWrap/>
            <w:vAlign w:val="bottom"/>
            <w:hideMark/>
          </w:tcPr>
          <w:p w14:paraId="5B878E4C" w14:textId="77777777" w:rsidR="00531523" w:rsidRPr="00531523" w:rsidRDefault="00531523" w:rsidP="00531523">
            <w:pPr>
              <w:spacing w:after="0" w:line="240" w:lineRule="auto"/>
              <w:jc w:val="center"/>
              <w:rPr>
                <w:rFonts w:ascii="Times New Roman" w:eastAsia="Times New Roman" w:hAnsi="Times New Roman" w:cs="Times New Roman"/>
                <w:color w:val="000000"/>
                <w:sz w:val="24"/>
                <w:szCs w:val="24"/>
              </w:rPr>
            </w:pPr>
            <w:r w:rsidRPr="00531523">
              <w:rPr>
                <w:rFonts w:ascii="Times New Roman" w:eastAsia="Times New Roman" w:hAnsi="Times New Roman" w:cs="Times New Roman"/>
                <w:color w:val="000000"/>
                <w:sz w:val="24"/>
                <w:szCs w:val="24"/>
              </w:rPr>
              <w:t> </w:t>
            </w:r>
          </w:p>
        </w:tc>
        <w:tc>
          <w:tcPr>
            <w:tcW w:w="2226" w:type="dxa"/>
            <w:gridSpan w:val="4"/>
            <w:tcBorders>
              <w:top w:val="nil"/>
              <w:left w:val="nil"/>
              <w:bottom w:val="nil"/>
              <w:right w:val="nil"/>
            </w:tcBorders>
            <w:shd w:val="clear" w:color="D9D9D9" w:fill="D9D9D9"/>
            <w:noWrap/>
            <w:vAlign w:val="bottom"/>
            <w:hideMark/>
          </w:tcPr>
          <w:p w14:paraId="7A6ADA7D" w14:textId="77777777" w:rsidR="00531523" w:rsidRPr="00531523" w:rsidRDefault="00531523" w:rsidP="00531523">
            <w:pPr>
              <w:spacing w:after="0" w:line="240" w:lineRule="auto"/>
              <w:jc w:val="center"/>
              <w:rPr>
                <w:rFonts w:ascii="Times New Roman" w:eastAsia="Times New Roman" w:hAnsi="Times New Roman" w:cs="Times New Roman"/>
                <w:color w:val="000000"/>
                <w:sz w:val="24"/>
                <w:szCs w:val="24"/>
              </w:rPr>
            </w:pPr>
            <w:r w:rsidRPr="00531523">
              <w:rPr>
                <w:rFonts w:ascii="Times New Roman" w:eastAsia="Times New Roman" w:hAnsi="Times New Roman" w:cs="Times New Roman"/>
                <w:color w:val="000000"/>
                <w:sz w:val="24"/>
                <w:szCs w:val="24"/>
              </w:rPr>
              <w:t>Georgia</w:t>
            </w:r>
          </w:p>
        </w:tc>
        <w:tc>
          <w:tcPr>
            <w:tcW w:w="1146" w:type="dxa"/>
            <w:gridSpan w:val="3"/>
            <w:tcBorders>
              <w:top w:val="nil"/>
              <w:left w:val="nil"/>
              <w:bottom w:val="nil"/>
              <w:right w:val="nil"/>
            </w:tcBorders>
            <w:shd w:val="clear" w:color="D9D9D9" w:fill="D9D9D9"/>
            <w:noWrap/>
            <w:vAlign w:val="bottom"/>
            <w:hideMark/>
          </w:tcPr>
          <w:p w14:paraId="704CE84A" w14:textId="77777777" w:rsidR="00531523" w:rsidRPr="00531523" w:rsidRDefault="00531523" w:rsidP="00531523">
            <w:pPr>
              <w:spacing w:after="0" w:line="240" w:lineRule="auto"/>
              <w:jc w:val="center"/>
              <w:rPr>
                <w:rFonts w:ascii="Times New Roman" w:eastAsia="Times New Roman" w:hAnsi="Times New Roman" w:cs="Times New Roman"/>
                <w:color w:val="000000"/>
                <w:sz w:val="24"/>
                <w:szCs w:val="24"/>
              </w:rPr>
            </w:pPr>
            <w:r w:rsidRPr="00531523">
              <w:rPr>
                <w:rFonts w:ascii="Times New Roman" w:eastAsia="Times New Roman" w:hAnsi="Times New Roman" w:cs="Times New Roman"/>
                <w:color w:val="000000"/>
                <w:sz w:val="24"/>
                <w:szCs w:val="24"/>
              </w:rPr>
              <w:t> </w:t>
            </w:r>
          </w:p>
        </w:tc>
        <w:tc>
          <w:tcPr>
            <w:tcW w:w="971" w:type="dxa"/>
            <w:tcBorders>
              <w:top w:val="nil"/>
              <w:left w:val="nil"/>
              <w:bottom w:val="nil"/>
              <w:right w:val="nil"/>
            </w:tcBorders>
            <w:shd w:val="clear" w:color="D9D9D9" w:fill="D9D9D9"/>
            <w:noWrap/>
            <w:vAlign w:val="bottom"/>
            <w:hideMark/>
          </w:tcPr>
          <w:p w14:paraId="51785AE3" w14:textId="77777777" w:rsidR="00531523" w:rsidRPr="00531523" w:rsidRDefault="00531523" w:rsidP="00531523">
            <w:pPr>
              <w:spacing w:after="0" w:line="240" w:lineRule="auto"/>
              <w:jc w:val="center"/>
              <w:rPr>
                <w:rFonts w:ascii="Times New Roman" w:eastAsia="Times New Roman" w:hAnsi="Times New Roman" w:cs="Times New Roman"/>
                <w:color w:val="000000"/>
                <w:sz w:val="24"/>
                <w:szCs w:val="24"/>
              </w:rPr>
            </w:pPr>
            <w:r w:rsidRPr="00531523">
              <w:rPr>
                <w:rFonts w:ascii="Times New Roman" w:eastAsia="Times New Roman" w:hAnsi="Times New Roman" w:cs="Times New Roman"/>
                <w:color w:val="000000"/>
                <w:sz w:val="24"/>
                <w:szCs w:val="24"/>
              </w:rPr>
              <w:t> </w:t>
            </w:r>
          </w:p>
        </w:tc>
        <w:tc>
          <w:tcPr>
            <w:tcW w:w="1148" w:type="dxa"/>
            <w:gridSpan w:val="2"/>
            <w:tcBorders>
              <w:top w:val="nil"/>
              <w:left w:val="nil"/>
              <w:bottom w:val="nil"/>
              <w:right w:val="nil"/>
            </w:tcBorders>
            <w:shd w:val="clear" w:color="D9D9D9" w:fill="D9D9D9"/>
            <w:noWrap/>
            <w:vAlign w:val="bottom"/>
            <w:hideMark/>
          </w:tcPr>
          <w:p w14:paraId="1143A7FC" w14:textId="77777777" w:rsidR="00531523" w:rsidRPr="00531523" w:rsidRDefault="00531523" w:rsidP="00531523">
            <w:pPr>
              <w:spacing w:after="0" w:line="240" w:lineRule="auto"/>
              <w:jc w:val="center"/>
              <w:rPr>
                <w:rFonts w:ascii="Times New Roman" w:eastAsia="Times New Roman" w:hAnsi="Times New Roman" w:cs="Times New Roman"/>
                <w:color w:val="000000"/>
                <w:sz w:val="24"/>
                <w:szCs w:val="24"/>
              </w:rPr>
            </w:pPr>
            <w:r w:rsidRPr="00531523">
              <w:rPr>
                <w:rFonts w:ascii="Times New Roman" w:eastAsia="Times New Roman" w:hAnsi="Times New Roman" w:cs="Times New Roman"/>
                <w:color w:val="000000"/>
                <w:sz w:val="24"/>
                <w:szCs w:val="24"/>
              </w:rPr>
              <w:t> </w:t>
            </w:r>
          </w:p>
        </w:tc>
        <w:tc>
          <w:tcPr>
            <w:tcW w:w="2321" w:type="dxa"/>
            <w:gridSpan w:val="4"/>
            <w:tcBorders>
              <w:top w:val="nil"/>
              <w:left w:val="nil"/>
              <w:bottom w:val="nil"/>
              <w:right w:val="nil"/>
            </w:tcBorders>
            <w:shd w:val="clear" w:color="D9D9D9" w:fill="D9D9D9"/>
            <w:noWrap/>
            <w:vAlign w:val="bottom"/>
            <w:hideMark/>
          </w:tcPr>
          <w:p w14:paraId="6B902923" w14:textId="77777777" w:rsidR="00531523" w:rsidRPr="00531523" w:rsidRDefault="00531523" w:rsidP="00531523">
            <w:pPr>
              <w:spacing w:after="0" w:line="240" w:lineRule="auto"/>
              <w:jc w:val="center"/>
              <w:rPr>
                <w:rFonts w:ascii="Times New Roman" w:eastAsia="Times New Roman" w:hAnsi="Times New Roman" w:cs="Times New Roman"/>
                <w:color w:val="000000"/>
                <w:sz w:val="24"/>
                <w:szCs w:val="24"/>
              </w:rPr>
            </w:pPr>
            <w:r w:rsidRPr="00531523">
              <w:rPr>
                <w:rFonts w:ascii="Times New Roman" w:eastAsia="Times New Roman" w:hAnsi="Times New Roman" w:cs="Times New Roman"/>
                <w:color w:val="000000"/>
                <w:sz w:val="24"/>
                <w:szCs w:val="24"/>
              </w:rPr>
              <w:t>S. Carolina</w:t>
            </w:r>
          </w:p>
        </w:tc>
        <w:tc>
          <w:tcPr>
            <w:tcW w:w="1175" w:type="dxa"/>
            <w:tcBorders>
              <w:top w:val="nil"/>
              <w:left w:val="nil"/>
              <w:bottom w:val="nil"/>
              <w:right w:val="nil"/>
            </w:tcBorders>
            <w:shd w:val="clear" w:color="D9D9D9" w:fill="D9D9D9"/>
            <w:noWrap/>
            <w:vAlign w:val="bottom"/>
            <w:hideMark/>
          </w:tcPr>
          <w:p w14:paraId="14872592" w14:textId="77777777" w:rsidR="00531523" w:rsidRPr="00531523" w:rsidRDefault="00531523" w:rsidP="00531523">
            <w:pPr>
              <w:spacing w:after="0" w:line="240" w:lineRule="auto"/>
              <w:jc w:val="center"/>
              <w:rPr>
                <w:rFonts w:ascii="Times New Roman" w:eastAsia="Times New Roman" w:hAnsi="Times New Roman" w:cs="Times New Roman"/>
                <w:color w:val="000000"/>
                <w:sz w:val="24"/>
                <w:szCs w:val="24"/>
              </w:rPr>
            </w:pPr>
            <w:r w:rsidRPr="00531523">
              <w:rPr>
                <w:rFonts w:ascii="Times New Roman" w:eastAsia="Times New Roman" w:hAnsi="Times New Roman" w:cs="Times New Roman"/>
                <w:color w:val="000000"/>
                <w:sz w:val="24"/>
                <w:szCs w:val="24"/>
              </w:rPr>
              <w:t> </w:t>
            </w:r>
          </w:p>
        </w:tc>
      </w:tr>
      <w:tr w:rsidR="009A7620" w:rsidRPr="00531523" w14:paraId="46DCBA87" w14:textId="77777777" w:rsidTr="009A7620">
        <w:trPr>
          <w:trHeight w:val="287"/>
        </w:trPr>
        <w:tc>
          <w:tcPr>
            <w:tcW w:w="1253" w:type="dxa"/>
            <w:tcBorders>
              <w:top w:val="nil"/>
              <w:left w:val="nil"/>
              <w:bottom w:val="single" w:sz="4" w:space="0" w:color="auto"/>
              <w:right w:val="single" w:sz="4" w:space="0" w:color="auto"/>
            </w:tcBorders>
            <w:shd w:val="clear" w:color="auto" w:fill="auto"/>
            <w:noWrap/>
            <w:vAlign w:val="bottom"/>
            <w:hideMark/>
          </w:tcPr>
          <w:p w14:paraId="16D938DB" w14:textId="77777777" w:rsidR="00531523" w:rsidRPr="00531523" w:rsidRDefault="00531523" w:rsidP="0053152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Month</w:t>
            </w:r>
          </w:p>
        </w:tc>
        <w:tc>
          <w:tcPr>
            <w:tcW w:w="717" w:type="dxa"/>
            <w:tcBorders>
              <w:top w:val="nil"/>
              <w:left w:val="single" w:sz="4" w:space="0" w:color="auto"/>
              <w:bottom w:val="nil"/>
              <w:right w:val="nil"/>
            </w:tcBorders>
            <w:shd w:val="clear" w:color="auto" w:fill="auto"/>
            <w:noWrap/>
            <w:vAlign w:val="bottom"/>
            <w:hideMark/>
          </w:tcPr>
          <w:p w14:paraId="2666D58B" w14:textId="77777777" w:rsidR="00531523" w:rsidRPr="00531523" w:rsidRDefault="00531523" w:rsidP="00531523">
            <w:pPr>
              <w:spacing w:after="0" w:line="240" w:lineRule="auto"/>
              <w:jc w:val="center"/>
              <w:rPr>
                <w:rFonts w:ascii="Times New Roman" w:eastAsia="Times New Roman" w:hAnsi="Times New Roman" w:cs="Times New Roman"/>
                <w:color w:val="000000"/>
                <w:sz w:val="24"/>
                <w:szCs w:val="24"/>
              </w:rPr>
            </w:pPr>
            <w:r w:rsidRPr="00531523">
              <w:rPr>
                <w:rFonts w:ascii="Times New Roman" w:eastAsia="Times New Roman" w:hAnsi="Times New Roman" w:cs="Times New Roman"/>
                <w:color w:val="000000"/>
                <w:sz w:val="24"/>
                <w:szCs w:val="24"/>
              </w:rPr>
              <w:t>Corn</w:t>
            </w:r>
          </w:p>
        </w:tc>
        <w:tc>
          <w:tcPr>
            <w:tcW w:w="985" w:type="dxa"/>
            <w:gridSpan w:val="2"/>
            <w:tcBorders>
              <w:top w:val="nil"/>
              <w:left w:val="nil"/>
              <w:bottom w:val="nil"/>
              <w:right w:val="nil"/>
            </w:tcBorders>
            <w:shd w:val="clear" w:color="auto" w:fill="auto"/>
            <w:noWrap/>
            <w:vAlign w:val="bottom"/>
            <w:hideMark/>
          </w:tcPr>
          <w:p w14:paraId="521B00E0" w14:textId="77777777" w:rsidR="00531523" w:rsidRPr="00531523" w:rsidRDefault="00531523" w:rsidP="00531523">
            <w:pPr>
              <w:spacing w:after="0" w:line="240" w:lineRule="auto"/>
              <w:jc w:val="center"/>
              <w:rPr>
                <w:rFonts w:ascii="Times New Roman" w:eastAsia="Times New Roman" w:hAnsi="Times New Roman" w:cs="Times New Roman"/>
                <w:color w:val="000000"/>
                <w:sz w:val="24"/>
                <w:szCs w:val="24"/>
              </w:rPr>
            </w:pPr>
            <w:r w:rsidRPr="00531523">
              <w:rPr>
                <w:rFonts w:ascii="Times New Roman" w:eastAsia="Times New Roman" w:hAnsi="Times New Roman" w:cs="Times New Roman"/>
                <w:color w:val="000000"/>
                <w:sz w:val="24"/>
                <w:szCs w:val="24"/>
              </w:rPr>
              <w:t>Cotton</w:t>
            </w:r>
          </w:p>
        </w:tc>
        <w:tc>
          <w:tcPr>
            <w:tcW w:w="1165" w:type="dxa"/>
            <w:gridSpan w:val="2"/>
            <w:tcBorders>
              <w:top w:val="nil"/>
              <w:left w:val="nil"/>
              <w:bottom w:val="nil"/>
              <w:right w:val="nil"/>
            </w:tcBorders>
            <w:shd w:val="clear" w:color="auto" w:fill="auto"/>
            <w:noWrap/>
            <w:vAlign w:val="bottom"/>
            <w:hideMark/>
          </w:tcPr>
          <w:p w14:paraId="70FD60DF" w14:textId="77777777" w:rsidR="00531523" w:rsidRPr="00531523" w:rsidRDefault="00531523" w:rsidP="00531523">
            <w:pPr>
              <w:spacing w:after="0" w:line="240" w:lineRule="auto"/>
              <w:jc w:val="center"/>
              <w:rPr>
                <w:rFonts w:ascii="Times New Roman" w:eastAsia="Times New Roman" w:hAnsi="Times New Roman" w:cs="Times New Roman"/>
                <w:color w:val="000000"/>
                <w:sz w:val="24"/>
                <w:szCs w:val="24"/>
              </w:rPr>
            </w:pPr>
            <w:r w:rsidRPr="00531523">
              <w:rPr>
                <w:rFonts w:ascii="Times New Roman" w:eastAsia="Times New Roman" w:hAnsi="Times New Roman" w:cs="Times New Roman"/>
                <w:color w:val="000000"/>
                <w:sz w:val="24"/>
                <w:szCs w:val="24"/>
              </w:rPr>
              <w:t>Peanuts</w:t>
            </w:r>
          </w:p>
        </w:tc>
        <w:tc>
          <w:tcPr>
            <w:tcW w:w="1165" w:type="dxa"/>
            <w:gridSpan w:val="3"/>
            <w:tcBorders>
              <w:top w:val="nil"/>
              <w:left w:val="nil"/>
              <w:bottom w:val="nil"/>
              <w:right w:val="nil"/>
            </w:tcBorders>
            <w:shd w:val="clear" w:color="auto" w:fill="auto"/>
            <w:noWrap/>
            <w:vAlign w:val="bottom"/>
            <w:hideMark/>
          </w:tcPr>
          <w:p w14:paraId="437A4080" w14:textId="77777777" w:rsidR="00531523" w:rsidRPr="00531523" w:rsidRDefault="00531523" w:rsidP="00531523">
            <w:pPr>
              <w:spacing w:after="0" w:line="240" w:lineRule="auto"/>
              <w:jc w:val="center"/>
              <w:rPr>
                <w:rFonts w:ascii="Times New Roman" w:eastAsia="Times New Roman" w:hAnsi="Times New Roman" w:cs="Times New Roman"/>
                <w:color w:val="000000"/>
                <w:sz w:val="24"/>
                <w:szCs w:val="24"/>
              </w:rPr>
            </w:pPr>
            <w:r w:rsidRPr="00531523">
              <w:rPr>
                <w:rFonts w:ascii="Times New Roman" w:eastAsia="Times New Roman" w:hAnsi="Times New Roman" w:cs="Times New Roman"/>
                <w:color w:val="000000"/>
                <w:sz w:val="24"/>
                <w:szCs w:val="24"/>
              </w:rPr>
              <w:t>Soybeans</w:t>
            </w:r>
          </w:p>
        </w:tc>
        <w:tc>
          <w:tcPr>
            <w:tcW w:w="1433" w:type="dxa"/>
            <w:gridSpan w:val="3"/>
            <w:tcBorders>
              <w:top w:val="nil"/>
              <w:left w:val="nil"/>
              <w:bottom w:val="nil"/>
              <w:right w:val="nil"/>
            </w:tcBorders>
            <w:shd w:val="clear" w:color="auto" w:fill="auto"/>
            <w:noWrap/>
            <w:vAlign w:val="bottom"/>
            <w:hideMark/>
          </w:tcPr>
          <w:p w14:paraId="44094125" w14:textId="77777777" w:rsidR="00531523" w:rsidRPr="00531523" w:rsidRDefault="00531523" w:rsidP="00531523">
            <w:pPr>
              <w:spacing w:after="0" w:line="240" w:lineRule="auto"/>
              <w:jc w:val="center"/>
              <w:rPr>
                <w:rFonts w:ascii="Times New Roman" w:eastAsia="Times New Roman" w:hAnsi="Times New Roman" w:cs="Times New Roman"/>
                <w:color w:val="000000"/>
                <w:sz w:val="24"/>
                <w:szCs w:val="24"/>
              </w:rPr>
            </w:pPr>
          </w:p>
        </w:tc>
        <w:tc>
          <w:tcPr>
            <w:tcW w:w="1201" w:type="dxa"/>
            <w:gridSpan w:val="2"/>
            <w:tcBorders>
              <w:top w:val="nil"/>
              <w:left w:val="nil"/>
              <w:bottom w:val="nil"/>
              <w:right w:val="nil"/>
            </w:tcBorders>
            <w:shd w:val="clear" w:color="auto" w:fill="auto"/>
            <w:noWrap/>
            <w:vAlign w:val="bottom"/>
            <w:hideMark/>
          </w:tcPr>
          <w:p w14:paraId="32150FB2" w14:textId="77777777" w:rsidR="00531523" w:rsidRPr="00531523" w:rsidRDefault="00531523" w:rsidP="00531523">
            <w:pPr>
              <w:spacing w:after="0" w:line="240" w:lineRule="auto"/>
              <w:jc w:val="center"/>
              <w:rPr>
                <w:rFonts w:ascii="Times New Roman" w:eastAsia="Times New Roman" w:hAnsi="Times New Roman" w:cs="Times New Roman"/>
                <w:color w:val="000000"/>
                <w:sz w:val="24"/>
                <w:szCs w:val="24"/>
              </w:rPr>
            </w:pPr>
            <w:r w:rsidRPr="00531523">
              <w:rPr>
                <w:rFonts w:ascii="Times New Roman" w:eastAsia="Times New Roman" w:hAnsi="Times New Roman" w:cs="Times New Roman"/>
                <w:color w:val="000000"/>
                <w:sz w:val="24"/>
                <w:szCs w:val="24"/>
              </w:rPr>
              <w:t>Corn</w:t>
            </w:r>
          </w:p>
        </w:tc>
        <w:tc>
          <w:tcPr>
            <w:tcW w:w="1111" w:type="dxa"/>
            <w:tcBorders>
              <w:top w:val="nil"/>
              <w:left w:val="nil"/>
              <w:bottom w:val="nil"/>
              <w:right w:val="nil"/>
            </w:tcBorders>
            <w:shd w:val="clear" w:color="auto" w:fill="auto"/>
            <w:noWrap/>
            <w:vAlign w:val="bottom"/>
            <w:hideMark/>
          </w:tcPr>
          <w:p w14:paraId="6D07DEAD" w14:textId="77777777" w:rsidR="00531523" w:rsidRPr="00531523" w:rsidRDefault="00531523" w:rsidP="00531523">
            <w:pPr>
              <w:spacing w:after="0" w:line="240" w:lineRule="auto"/>
              <w:jc w:val="center"/>
              <w:rPr>
                <w:rFonts w:ascii="Times New Roman" w:eastAsia="Times New Roman" w:hAnsi="Times New Roman" w:cs="Times New Roman"/>
                <w:color w:val="000000"/>
                <w:sz w:val="24"/>
                <w:szCs w:val="24"/>
              </w:rPr>
            </w:pPr>
            <w:r w:rsidRPr="00531523">
              <w:rPr>
                <w:rFonts w:ascii="Times New Roman" w:eastAsia="Times New Roman" w:hAnsi="Times New Roman" w:cs="Times New Roman"/>
                <w:color w:val="000000"/>
                <w:sz w:val="24"/>
                <w:szCs w:val="24"/>
              </w:rPr>
              <w:t>Cotton</w:t>
            </w:r>
          </w:p>
        </w:tc>
        <w:tc>
          <w:tcPr>
            <w:tcW w:w="1049" w:type="dxa"/>
            <w:gridSpan w:val="2"/>
            <w:tcBorders>
              <w:top w:val="nil"/>
              <w:left w:val="nil"/>
              <w:bottom w:val="nil"/>
              <w:right w:val="nil"/>
            </w:tcBorders>
            <w:shd w:val="clear" w:color="auto" w:fill="auto"/>
            <w:noWrap/>
            <w:vAlign w:val="bottom"/>
            <w:hideMark/>
          </w:tcPr>
          <w:p w14:paraId="61F689D5" w14:textId="77777777" w:rsidR="00531523" w:rsidRPr="00531523" w:rsidRDefault="00531523" w:rsidP="00531523">
            <w:pPr>
              <w:spacing w:after="0" w:line="240" w:lineRule="auto"/>
              <w:jc w:val="center"/>
              <w:rPr>
                <w:rFonts w:ascii="Times New Roman" w:eastAsia="Times New Roman" w:hAnsi="Times New Roman" w:cs="Times New Roman"/>
                <w:color w:val="000000"/>
                <w:sz w:val="24"/>
                <w:szCs w:val="24"/>
              </w:rPr>
            </w:pPr>
            <w:r w:rsidRPr="00531523">
              <w:rPr>
                <w:rFonts w:ascii="Times New Roman" w:eastAsia="Times New Roman" w:hAnsi="Times New Roman" w:cs="Times New Roman"/>
                <w:color w:val="000000"/>
                <w:sz w:val="24"/>
                <w:szCs w:val="24"/>
              </w:rPr>
              <w:t>Peanuts</w:t>
            </w:r>
          </w:p>
        </w:tc>
        <w:tc>
          <w:tcPr>
            <w:tcW w:w="1175" w:type="dxa"/>
            <w:tcBorders>
              <w:top w:val="nil"/>
              <w:left w:val="nil"/>
              <w:bottom w:val="nil"/>
              <w:right w:val="nil"/>
            </w:tcBorders>
            <w:shd w:val="clear" w:color="auto" w:fill="auto"/>
            <w:noWrap/>
            <w:vAlign w:val="bottom"/>
            <w:hideMark/>
          </w:tcPr>
          <w:p w14:paraId="4A129B4D" w14:textId="77777777" w:rsidR="00531523" w:rsidRPr="00531523" w:rsidRDefault="00531523" w:rsidP="00531523">
            <w:pPr>
              <w:spacing w:after="0" w:line="240" w:lineRule="auto"/>
              <w:jc w:val="center"/>
              <w:rPr>
                <w:rFonts w:ascii="Times New Roman" w:eastAsia="Times New Roman" w:hAnsi="Times New Roman" w:cs="Times New Roman"/>
                <w:color w:val="000000"/>
                <w:sz w:val="24"/>
                <w:szCs w:val="24"/>
              </w:rPr>
            </w:pPr>
            <w:r w:rsidRPr="00531523">
              <w:rPr>
                <w:rFonts w:ascii="Times New Roman" w:eastAsia="Times New Roman" w:hAnsi="Times New Roman" w:cs="Times New Roman"/>
                <w:color w:val="000000"/>
                <w:sz w:val="24"/>
                <w:szCs w:val="24"/>
              </w:rPr>
              <w:t>Soybeans</w:t>
            </w:r>
          </w:p>
        </w:tc>
      </w:tr>
      <w:tr w:rsidR="009A7620" w:rsidRPr="00531523" w14:paraId="653E9317" w14:textId="77777777" w:rsidTr="009A7620">
        <w:trPr>
          <w:trHeight w:val="287"/>
        </w:trPr>
        <w:tc>
          <w:tcPr>
            <w:tcW w:w="1253" w:type="dxa"/>
            <w:tcBorders>
              <w:top w:val="single" w:sz="4" w:space="0" w:color="auto"/>
              <w:left w:val="nil"/>
              <w:bottom w:val="nil"/>
              <w:right w:val="single" w:sz="4" w:space="0" w:color="auto"/>
            </w:tcBorders>
            <w:shd w:val="clear" w:color="D9D9D9" w:fill="D0CECE"/>
            <w:noWrap/>
            <w:vAlign w:val="bottom"/>
            <w:hideMark/>
          </w:tcPr>
          <w:p w14:paraId="1CECB9EB" w14:textId="77777777" w:rsidR="00531523" w:rsidRPr="00531523" w:rsidRDefault="00531523" w:rsidP="00531523">
            <w:pPr>
              <w:spacing w:after="0" w:line="240" w:lineRule="auto"/>
              <w:jc w:val="center"/>
              <w:rPr>
                <w:rFonts w:ascii="Times New Roman" w:eastAsia="Times New Roman" w:hAnsi="Times New Roman" w:cs="Times New Roman"/>
                <w:color w:val="000000"/>
                <w:sz w:val="24"/>
                <w:szCs w:val="24"/>
              </w:rPr>
            </w:pPr>
            <w:r w:rsidRPr="00531523">
              <w:rPr>
                <w:rFonts w:ascii="Times New Roman" w:eastAsia="Times New Roman" w:hAnsi="Times New Roman" w:cs="Times New Roman"/>
                <w:color w:val="000000"/>
                <w:sz w:val="24"/>
                <w:szCs w:val="24"/>
              </w:rPr>
              <w:t>May</w:t>
            </w:r>
          </w:p>
        </w:tc>
        <w:tc>
          <w:tcPr>
            <w:tcW w:w="717" w:type="dxa"/>
            <w:tcBorders>
              <w:top w:val="nil"/>
              <w:left w:val="single" w:sz="4" w:space="0" w:color="auto"/>
              <w:bottom w:val="nil"/>
              <w:right w:val="nil"/>
            </w:tcBorders>
            <w:shd w:val="clear" w:color="000000" w:fill="D0CECE"/>
            <w:noWrap/>
            <w:vAlign w:val="bottom"/>
            <w:hideMark/>
          </w:tcPr>
          <w:p w14:paraId="40A51CED" w14:textId="77777777" w:rsidR="00531523" w:rsidRPr="00531523" w:rsidRDefault="00531523" w:rsidP="00531523">
            <w:pPr>
              <w:spacing w:after="0" w:line="240" w:lineRule="auto"/>
              <w:jc w:val="center"/>
              <w:rPr>
                <w:rFonts w:ascii="Times New Roman" w:eastAsia="Times New Roman" w:hAnsi="Times New Roman" w:cs="Times New Roman"/>
                <w:b/>
                <w:bCs/>
                <w:color w:val="000000"/>
                <w:sz w:val="24"/>
                <w:szCs w:val="24"/>
              </w:rPr>
            </w:pPr>
            <w:r w:rsidRPr="00531523">
              <w:rPr>
                <w:rFonts w:ascii="Times New Roman" w:eastAsia="Times New Roman" w:hAnsi="Times New Roman" w:cs="Times New Roman"/>
                <w:b/>
                <w:bCs/>
                <w:color w:val="000000"/>
                <w:sz w:val="24"/>
                <w:szCs w:val="24"/>
              </w:rPr>
              <w:t>0.22</w:t>
            </w:r>
          </w:p>
        </w:tc>
        <w:tc>
          <w:tcPr>
            <w:tcW w:w="985" w:type="dxa"/>
            <w:gridSpan w:val="2"/>
            <w:tcBorders>
              <w:top w:val="nil"/>
              <w:left w:val="nil"/>
              <w:bottom w:val="nil"/>
              <w:right w:val="nil"/>
            </w:tcBorders>
            <w:shd w:val="clear" w:color="000000" w:fill="D0CECE"/>
            <w:noWrap/>
            <w:vAlign w:val="bottom"/>
            <w:hideMark/>
          </w:tcPr>
          <w:p w14:paraId="19537E8D" w14:textId="77777777" w:rsidR="00531523" w:rsidRPr="00531523" w:rsidRDefault="00531523" w:rsidP="00531523">
            <w:pPr>
              <w:spacing w:after="0" w:line="240" w:lineRule="auto"/>
              <w:jc w:val="center"/>
              <w:rPr>
                <w:rFonts w:ascii="Times New Roman" w:eastAsia="Times New Roman" w:hAnsi="Times New Roman" w:cs="Times New Roman"/>
                <w:b/>
                <w:bCs/>
                <w:color w:val="000000"/>
                <w:sz w:val="24"/>
                <w:szCs w:val="24"/>
              </w:rPr>
            </w:pPr>
            <w:r w:rsidRPr="00531523">
              <w:rPr>
                <w:rFonts w:ascii="Times New Roman" w:eastAsia="Times New Roman" w:hAnsi="Times New Roman" w:cs="Times New Roman"/>
                <w:b/>
                <w:bCs/>
                <w:color w:val="000000"/>
                <w:sz w:val="24"/>
                <w:szCs w:val="24"/>
              </w:rPr>
              <w:t>0.26</w:t>
            </w:r>
          </w:p>
        </w:tc>
        <w:tc>
          <w:tcPr>
            <w:tcW w:w="1165" w:type="dxa"/>
            <w:gridSpan w:val="2"/>
            <w:tcBorders>
              <w:top w:val="nil"/>
              <w:left w:val="nil"/>
              <w:bottom w:val="nil"/>
              <w:right w:val="nil"/>
            </w:tcBorders>
            <w:shd w:val="clear" w:color="000000" w:fill="D0CECE"/>
            <w:noWrap/>
            <w:vAlign w:val="bottom"/>
            <w:hideMark/>
          </w:tcPr>
          <w:p w14:paraId="332AA185" w14:textId="77777777" w:rsidR="00531523" w:rsidRPr="00531523" w:rsidRDefault="00531523" w:rsidP="00531523">
            <w:pPr>
              <w:spacing w:after="0" w:line="240" w:lineRule="auto"/>
              <w:jc w:val="center"/>
              <w:rPr>
                <w:rFonts w:ascii="Times New Roman" w:eastAsia="Times New Roman" w:hAnsi="Times New Roman" w:cs="Times New Roman"/>
                <w:b/>
                <w:bCs/>
                <w:color w:val="000000"/>
                <w:sz w:val="24"/>
                <w:szCs w:val="24"/>
              </w:rPr>
            </w:pPr>
            <w:r w:rsidRPr="00531523">
              <w:rPr>
                <w:rFonts w:ascii="Times New Roman" w:eastAsia="Times New Roman" w:hAnsi="Times New Roman" w:cs="Times New Roman"/>
                <w:b/>
                <w:bCs/>
                <w:color w:val="000000"/>
                <w:sz w:val="24"/>
                <w:szCs w:val="24"/>
              </w:rPr>
              <w:t>0.18</w:t>
            </w:r>
          </w:p>
        </w:tc>
        <w:tc>
          <w:tcPr>
            <w:tcW w:w="1075" w:type="dxa"/>
            <w:gridSpan w:val="2"/>
            <w:tcBorders>
              <w:top w:val="nil"/>
              <w:left w:val="nil"/>
              <w:bottom w:val="nil"/>
              <w:right w:val="nil"/>
            </w:tcBorders>
            <w:shd w:val="clear" w:color="000000" w:fill="D0CECE"/>
            <w:noWrap/>
            <w:vAlign w:val="bottom"/>
            <w:hideMark/>
          </w:tcPr>
          <w:p w14:paraId="05832AEF" w14:textId="77777777" w:rsidR="00531523" w:rsidRPr="00531523" w:rsidRDefault="00531523" w:rsidP="00531523">
            <w:pPr>
              <w:spacing w:after="0" w:line="240" w:lineRule="auto"/>
              <w:jc w:val="center"/>
              <w:rPr>
                <w:rFonts w:ascii="Times New Roman" w:eastAsia="Times New Roman" w:hAnsi="Times New Roman" w:cs="Times New Roman"/>
                <w:b/>
                <w:bCs/>
                <w:color w:val="000000"/>
                <w:sz w:val="24"/>
                <w:szCs w:val="24"/>
              </w:rPr>
            </w:pPr>
            <w:r w:rsidRPr="00531523">
              <w:rPr>
                <w:rFonts w:ascii="Times New Roman" w:eastAsia="Times New Roman" w:hAnsi="Times New Roman" w:cs="Times New Roman"/>
                <w:b/>
                <w:bCs/>
                <w:color w:val="000000"/>
                <w:sz w:val="24"/>
                <w:szCs w:val="24"/>
              </w:rPr>
              <w:t>0.13</w:t>
            </w:r>
          </w:p>
        </w:tc>
        <w:tc>
          <w:tcPr>
            <w:tcW w:w="1523" w:type="dxa"/>
            <w:gridSpan w:val="4"/>
            <w:tcBorders>
              <w:top w:val="nil"/>
              <w:left w:val="nil"/>
              <w:bottom w:val="nil"/>
              <w:right w:val="nil"/>
            </w:tcBorders>
            <w:shd w:val="clear" w:color="D9D9D9" w:fill="D0CECE"/>
            <w:noWrap/>
            <w:vAlign w:val="bottom"/>
            <w:hideMark/>
          </w:tcPr>
          <w:p w14:paraId="1412CE78" w14:textId="77777777" w:rsidR="00531523" w:rsidRPr="00531523" w:rsidRDefault="00531523" w:rsidP="00531523">
            <w:pPr>
              <w:spacing w:after="0" w:line="240" w:lineRule="auto"/>
              <w:jc w:val="center"/>
              <w:rPr>
                <w:rFonts w:ascii="Times New Roman" w:eastAsia="Times New Roman" w:hAnsi="Times New Roman" w:cs="Times New Roman"/>
                <w:b/>
                <w:bCs/>
                <w:color w:val="000000"/>
                <w:sz w:val="24"/>
                <w:szCs w:val="24"/>
              </w:rPr>
            </w:pPr>
            <w:r w:rsidRPr="00531523">
              <w:rPr>
                <w:rFonts w:ascii="Times New Roman" w:eastAsia="Times New Roman" w:hAnsi="Times New Roman" w:cs="Times New Roman"/>
                <w:b/>
                <w:bCs/>
                <w:color w:val="000000"/>
                <w:sz w:val="24"/>
                <w:szCs w:val="24"/>
              </w:rPr>
              <w:t> </w:t>
            </w:r>
          </w:p>
        </w:tc>
        <w:tc>
          <w:tcPr>
            <w:tcW w:w="1201" w:type="dxa"/>
            <w:gridSpan w:val="2"/>
            <w:tcBorders>
              <w:top w:val="nil"/>
              <w:left w:val="nil"/>
              <w:bottom w:val="nil"/>
              <w:right w:val="nil"/>
            </w:tcBorders>
            <w:shd w:val="clear" w:color="000000" w:fill="D0CECE"/>
            <w:noWrap/>
            <w:vAlign w:val="bottom"/>
            <w:hideMark/>
          </w:tcPr>
          <w:p w14:paraId="30879B8D" w14:textId="77777777" w:rsidR="00531523" w:rsidRPr="00531523" w:rsidRDefault="00531523" w:rsidP="00531523">
            <w:pPr>
              <w:spacing w:after="0" w:line="240" w:lineRule="auto"/>
              <w:jc w:val="center"/>
              <w:rPr>
                <w:rFonts w:ascii="Times New Roman" w:eastAsia="Times New Roman" w:hAnsi="Times New Roman" w:cs="Times New Roman"/>
                <w:b/>
                <w:bCs/>
                <w:color w:val="000000"/>
                <w:sz w:val="24"/>
                <w:szCs w:val="24"/>
              </w:rPr>
            </w:pPr>
            <w:r w:rsidRPr="00531523">
              <w:rPr>
                <w:rFonts w:ascii="Times New Roman" w:eastAsia="Times New Roman" w:hAnsi="Times New Roman" w:cs="Times New Roman"/>
                <w:b/>
                <w:bCs/>
                <w:color w:val="000000"/>
                <w:sz w:val="24"/>
                <w:szCs w:val="24"/>
              </w:rPr>
              <w:t>0.18</w:t>
            </w:r>
          </w:p>
        </w:tc>
        <w:tc>
          <w:tcPr>
            <w:tcW w:w="1111" w:type="dxa"/>
            <w:tcBorders>
              <w:top w:val="nil"/>
              <w:left w:val="nil"/>
              <w:bottom w:val="nil"/>
              <w:right w:val="nil"/>
            </w:tcBorders>
            <w:shd w:val="clear" w:color="000000" w:fill="D0CECE"/>
            <w:noWrap/>
            <w:vAlign w:val="bottom"/>
            <w:hideMark/>
          </w:tcPr>
          <w:p w14:paraId="5D672E69" w14:textId="77777777" w:rsidR="00531523" w:rsidRPr="00531523" w:rsidRDefault="00531523" w:rsidP="00531523">
            <w:pPr>
              <w:spacing w:after="0" w:line="240" w:lineRule="auto"/>
              <w:jc w:val="center"/>
              <w:rPr>
                <w:rFonts w:ascii="Times New Roman" w:eastAsia="Times New Roman" w:hAnsi="Times New Roman" w:cs="Times New Roman"/>
                <w:b/>
                <w:bCs/>
                <w:color w:val="000000"/>
                <w:sz w:val="24"/>
                <w:szCs w:val="24"/>
              </w:rPr>
            </w:pPr>
            <w:r w:rsidRPr="00531523">
              <w:rPr>
                <w:rFonts w:ascii="Times New Roman" w:eastAsia="Times New Roman" w:hAnsi="Times New Roman" w:cs="Times New Roman"/>
                <w:b/>
                <w:bCs/>
                <w:color w:val="000000"/>
                <w:sz w:val="24"/>
                <w:szCs w:val="24"/>
              </w:rPr>
              <w:t>0.25</w:t>
            </w:r>
          </w:p>
        </w:tc>
        <w:tc>
          <w:tcPr>
            <w:tcW w:w="1049" w:type="dxa"/>
            <w:gridSpan w:val="2"/>
            <w:tcBorders>
              <w:top w:val="nil"/>
              <w:left w:val="nil"/>
              <w:bottom w:val="nil"/>
              <w:right w:val="nil"/>
            </w:tcBorders>
            <w:shd w:val="clear" w:color="000000" w:fill="D0CECE"/>
            <w:noWrap/>
            <w:vAlign w:val="bottom"/>
            <w:hideMark/>
          </w:tcPr>
          <w:p w14:paraId="5A6C6934" w14:textId="77777777" w:rsidR="00531523" w:rsidRPr="00531523" w:rsidRDefault="00531523" w:rsidP="00531523">
            <w:pPr>
              <w:spacing w:after="0" w:line="240" w:lineRule="auto"/>
              <w:jc w:val="center"/>
              <w:rPr>
                <w:rFonts w:ascii="Times New Roman" w:eastAsia="Times New Roman" w:hAnsi="Times New Roman" w:cs="Times New Roman"/>
                <w:color w:val="000000"/>
                <w:sz w:val="24"/>
                <w:szCs w:val="24"/>
              </w:rPr>
            </w:pPr>
            <w:r w:rsidRPr="00531523">
              <w:rPr>
                <w:rFonts w:ascii="Times New Roman" w:eastAsia="Times New Roman" w:hAnsi="Times New Roman" w:cs="Times New Roman"/>
                <w:color w:val="000000"/>
                <w:sz w:val="24"/>
                <w:szCs w:val="24"/>
              </w:rPr>
              <w:t>-0.03</w:t>
            </w:r>
          </w:p>
        </w:tc>
        <w:tc>
          <w:tcPr>
            <w:tcW w:w="1175" w:type="dxa"/>
            <w:tcBorders>
              <w:top w:val="nil"/>
              <w:left w:val="nil"/>
              <w:bottom w:val="nil"/>
              <w:right w:val="nil"/>
            </w:tcBorders>
            <w:shd w:val="clear" w:color="000000" w:fill="D0CECE"/>
            <w:noWrap/>
            <w:vAlign w:val="bottom"/>
            <w:hideMark/>
          </w:tcPr>
          <w:p w14:paraId="0C0CE1C9" w14:textId="77777777" w:rsidR="00531523" w:rsidRPr="00531523" w:rsidRDefault="00531523" w:rsidP="00531523">
            <w:pPr>
              <w:spacing w:after="0" w:line="240" w:lineRule="auto"/>
              <w:jc w:val="center"/>
              <w:rPr>
                <w:rFonts w:ascii="Times New Roman" w:eastAsia="Times New Roman" w:hAnsi="Times New Roman" w:cs="Times New Roman"/>
                <w:b/>
                <w:bCs/>
                <w:color w:val="000000"/>
                <w:sz w:val="24"/>
                <w:szCs w:val="24"/>
              </w:rPr>
            </w:pPr>
            <w:r w:rsidRPr="00531523">
              <w:rPr>
                <w:rFonts w:ascii="Times New Roman" w:eastAsia="Times New Roman" w:hAnsi="Times New Roman" w:cs="Times New Roman"/>
                <w:b/>
                <w:bCs/>
                <w:color w:val="000000"/>
                <w:sz w:val="24"/>
                <w:szCs w:val="24"/>
              </w:rPr>
              <w:t>0.13</w:t>
            </w:r>
          </w:p>
        </w:tc>
      </w:tr>
      <w:tr w:rsidR="009A7620" w:rsidRPr="00531523" w14:paraId="270D4CF0" w14:textId="77777777" w:rsidTr="009A7620">
        <w:trPr>
          <w:trHeight w:val="287"/>
        </w:trPr>
        <w:tc>
          <w:tcPr>
            <w:tcW w:w="1253" w:type="dxa"/>
            <w:tcBorders>
              <w:top w:val="nil"/>
              <w:left w:val="nil"/>
              <w:bottom w:val="nil"/>
              <w:right w:val="single" w:sz="4" w:space="0" w:color="auto"/>
            </w:tcBorders>
            <w:shd w:val="clear" w:color="auto" w:fill="auto"/>
            <w:noWrap/>
            <w:vAlign w:val="bottom"/>
            <w:hideMark/>
          </w:tcPr>
          <w:p w14:paraId="2C9DC69A" w14:textId="77777777" w:rsidR="00531523" w:rsidRPr="00531523" w:rsidRDefault="00531523" w:rsidP="00531523">
            <w:pPr>
              <w:spacing w:after="0" w:line="240" w:lineRule="auto"/>
              <w:jc w:val="center"/>
              <w:rPr>
                <w:rFonts w:ascii="Times New Roman" w:eastAsia="Times New Roman" w:hAnsi="Times New Roman" w:cs="Times New Roman"/>
                <w:color w:val="000000"/>
                <w:sz w:val="24"/>
                <w:szCs w:val="24"/>
              </w:rPr>
            </w:pPr>
            <w:r w:rsidRPr="00531523">
              <w:rPr>
                <w:rFonts w:ascii="Times New Roman" w:eastAsia="Times New Roman" w:hAnsi="Times New Roman" w:cs="Times New Roman"/>
                <w:color w:val="000000"/>
                <w:sz w:val="24"/>
                <w:szCs w:val="24"/>
              </w:rPr>
              <w:t>June</w:t>
            </w:r>
          </w:p>
        </w:tc>
        <w:tc>
          <w:tcPr>
            <w:tcW w:w="717" w:type="dxa"/>
            <w:tcBorders>
              <w:top w:val="nil"/>
              <w:left w:val="single" w:sz="4" w:space="0" w:color="auto"/>
              <w:bottom w:val="nil"/>
              <w:right w:val="nil"/>
            </w:tcBorders>
            <w:shd w:val="clear" w:color="auto" w:fill="auto"/>
            <w:noWrap/>
            <w:vAlign w:val="bottom"/>
            <w:hideMark/>
          </w:tcPr>
          <w:p w14:paraId="3BD8D557" w14:textId="77777777" w:rsidR="00531523" w:rsidRPr="00531523" w:rsidRDefault="00531523" w:rsidP="00531523">
            <w:pPr>
              <w:spacing w:after="0" w:line="240" w:lineRule="auto"/>
              <w:jc w:val="center"/>
              <w:rPr>
                <w:rFonts w:ascii="Times New Roman" w:eastAsia="Times New Roman" w:hAnsi="Times New Roman" w:cs="Times New Roman"/>
                <w:b/>
                <w:bCs/>
                <w:color w:val="000000"/>
                <w:sz w:val="24"/>
                <w:szCs w:val="24"/>
              </w:rPr>
            </w:pPr>
            <w:r w:rsidRPr="00531523">
              <w:rPr>
                <w:rFonts w:ascii="Times New Roman" w:eastAsia="Times New Roman" w:hAnsi="Times New Roman" w:cs="Times New Roman"/>
                <w:b/>
                <w:bCs/>
                <w:color w:val="000000"/>
                <w:sz w:val="24"/>
                <w:szCs w:val="24"/>
              </w:rPr>
              <w:t>0.29</w:t>
            </w:r>
          </w:p>
        </w:tc>
        <w:tc>
          <w:tcPr>
            <w:tcW w:w="985" w:type="dxa"/>
            <w:gridSpan w:val="2"/>
            <w:tcBorders>
              <w:top w:val="nil"/>
              <w:left w:val="nil"/>
              <w:bottom w:val="nil"/>
              <w:right w:val="nil"/>
            </w:tcBorders>
            <w:shd w:val="clear" w:color="auto" w:fill="auto"/>
            <w:noWrap/>
            <w:vAlign w:val="bottom"/>
            <w:hideMark/>
          </w:tcPr>
          <w:p w14:paraId="087D4AD1" w14:textId="77777777" w:rsidR="00531523" w:rsidRPr="00531523" w:rsidRDefault="00531523" w:rsidP="00531523">
            <w:pPr>
              <w:spacing w:after="0" w:line="240" w:lineRule="auto"/>
              <w:jc w:val="center"/>
              <w:rPr>
                <w:rFonts w:ascii="Times New Roman" w:eastAsia="Times New Roman" w:hAnsi="Times New Roman" w:cs="Times New Roman"/>
                <w:color w:val="000000"/>
                <w:sz w:val="24"/>
                <w:szCs w:val="24"/>
              </w:rPr>
            </w:pPr>
            <w:r w:rsidRPr="00531523">
              <w:rPr>
                <w:rFonts w:ascii="Times New Roman" w:eastAsia="Times New Roman" w:hAnsi="Times New Roman" w:cs="Times New Roman"/>
                <w:color w:val="000000"/>
                <w:sz w:val="24"/>
                <w:szCs w:val="24"/>
              </w:rPr>
              <w:t>0.02</w:t>
            </w:r>
          </w:p>
        </w:tc>
        <w:tc>
          <w:tcPr>
            <w:tcW w:w="1165" w:type="dxa"/>
            <w:gridSpan w:val="2"/>
            <w:tcBorders>
              <w:top w:val="nil"/>
              <w:left w:val="nil"/>
              <w:bottom w:val="nil"/>
              <w:right w:val="nil"/>
            </w:tcBorders>
            <w:shd w:val="clear" w:color="auto" w:fill="auto"/>
            <w:noWrap/>
            <w:vAlign w:val="bottom"/>
            <w:hideMark/>
          </w:tcPr>
          <w:p w14:paraId="49ABF018" w14:textId="77777777" w:rsidR="00531523" w:rsidRPr="00531523" w:rsidRDefault="00531523" w:rsidP="00531523">
            <w:pPr>
              <w:spacing w:after="0" w:line="240" w:lineRule="auto"/>
              <w:jc w:val="center"/>
              <w:rPr>
                <w:rFonts w:ascii="Times New Roman" w:eastAsia="Times New Roman" w:hAnsi="Times New Roman" w:cs="Times New Roman"/>
                <w:b/>
                <w:bCs/>
                <w:color w:val="000000"/>
                <w:sz w:val="24"/>
                <w:szCs w:val="24"/>
              </w:rPr>
            </w:pPr>
            <w:r w:rsidRPr="00531523">
              <w:rPr>
                <w:rFonts w:ascii="Times New Roman" w:eastAsia="Times New Roman" w:hAnsi="Times New Roman" w:cs="Times New Roman"/>
                <w:b/>
                <w:bCs/>
                <w:color w:val="000000"/>
                <w:sz w:val="24"/>
                <w:szCs w:val="24"/>
              </w:rPr>
              <w:t>0.06</w:t>
            </w:r>
          </w:p>
        </w:tc>
        <w:tc>
          <w:tcPr>
            <w:tcW w:w="1075" w:type="dxa"/>
            <w:gridSpan w:val="2"/>
            <w:tcBorders>
              <w:top w:val="nil"/>
              <w:left w:val="nil"/>
              <w:bottom w:val="nil"/>
              <w:right w:val="nil"/>
            </w:tcBorders>
            <w:shd w:val="clear" w:color="auto" w:fill="auto"/>
            <w:noWrap/>
            <w:vAlign w:val="bottom"/>
            <w:hideMark/>
          </w:tcPr>
          <w:p w14:paraId="64269D16" w14:textId="77777777" w:rsidR="00531523" w:rsidRPr="00531523" w:rsidRDefault="00531523" w:rsidP="00531523">
            <w:pPr>
              <w:spacing w:after="0" w:line="240" w:lineRule="auto"/>
              <w:jc w:val="center"/>
              <w:rPr>
                <w:rFonts w:ascii="Times New Roman" w:eastAsia="Times New Roman" w:hAnsi="Times New Roman" w:cs="Times New Roman"/>
                <w:b/>
                <w:bCs/>
                <w:color w:val="000000"/>
                <w:sz w:val="24"/>
                <w:szCs w:val="24"/>
              </w:rPr>
            </w:pPr>
            <w:r w:rsidRPr="00531523">
              <w:rPr>
                <w:rFonts w:ascii="Times New Roman" w:eastAsia="Times New Roman" w:hAnsi="Times New Roman" w:cs="Times New Roman"/>
                <w:b/>
                <w:bCs/>
                <w:color w:val="000000"/>
                <w:sz w:val="24"/>
                <w:szCs w:val="24"/>
              </w:rPr>
              <w:t>0.23</w:t>
            </w:r>
          </w:p>
        </w:tc>
        <w:tc>
          <w:tcPr>
            <w:tcW w:w="1523" w:type="dxa"/>
            <w:gridSpan w:val="4"/>
            <w:tcBorders>
              <w:top w:val="nil"/>
              <w:left w:val="nil"/>
              <w:bottom w:val="nil"/>
              <w:right w:val="nil"/>
            </w:tcBorders>
            <w:shd w:val="clear" w:color="auto" w:fill="auto"/>
            <w:noWrap/>
            <w:vAlign w:val="bottom"/>
            <w:hideMark/>
          </w:tcPr>
          <w:p w14:paraId="38654310" w14:textId="77777777" w:rsidR="00531523" w:rsidRPr="00531523" w:rsidRDefault="00531523" w:rsidP="00531523">
            <w:pPr>
              <w:spacing w:after="0" w:line="240" w:lineRule="auto"/>
              <w:jc w:val="center"/>
              <w:rPr>
                <w:rFonts w:ascii="Times New Roman" w:eastAsia="Times New Roman" w:hAnsi="Times New Roman" w:cs="Times New Roman"/>
                <w:b/>
                <w:bCs/>
                <w:color w:val="000000"/>
                <w:sz w:val="24"/>
                <w:szCs w:val="24"/>
              </w:rPr>
            </w:pPr>
          </w:p>
        </w:tc>
        <w:tc>
          <w:tcPr>
            <w:tcW w:w="1201" w:type="dxa"/>
            <w:gridSpan w:val="2"/>
            <w:tcBorders>
              <w:top w:val="nil"/>
              <w:left w:val="nil"/>
              <w:bottom w:val="nil"/>
              <w:right w:val="nil"/>
            </w:tcBorders>
            <w:shd w:val="clear" w:color="auto" w:fill="auto"/>
            <w:noWrap/>
            <w:vAlign w:val="bottom"/>
            <w:hideMark/>
          </w:tcPr>
          <w:p w14:paraId="1FCA9023" w14:textId="77777777" w:rsidR="00531523" w:rsidRPr="00531523" w:rsidRDefault="00531523" w:rsidP="00531523">
            <w:pPr>
              <w:spacing w:after="0" w:line="240" w:lineRule="auto"/>
              <w:jc w:val="center"/>
              <w:rPr>
                <w:rFonts w:ascii="Times New Roman" w:eastAsia="Times New Roman" w:hAnsi="Times New Roman" w:cs="Times New Roman"/>
                <w:b/>
                <w:bCs/>
                <w:color w:val="000000"/>
                <w:sz w:val="24"/>
                <w:szCs w:val="24"/>
              </w:rPr>
            </w:pPr>
            <w:r w:rsidRPr="00531523">
              <w:rPr>
                <w:rFonts w:ascii="Times New Roman" w:eastAsia="Times New Roman" w:hAnsi="Times New Roman" w:cs="Times New Roman"/>
                <w:b/>
                <w:bCs/>
                <w:color w:val="000000"/>
                <w:sz w:val="24"/>
                <w:szCs w:val="24"/>
              </w:rPr>
              <w:t>0.55</w:t>
            </w:r>
          </w:p>
        </w:tc>
        <w:tc>
          <w:tcPr>
            <w:tcW w:w="1111" w:type="dxa"/>
            <w:tcBorders>
              <w:top w:val="nil"/>
              <w:left w:val="nil"/>
              <w:bottom w:val="nil"/>
              <w:right w:val="nil"/>
            </w:tcBorders>
            <w:shd w:val="clear" w:color="auto" w:fill="auto"/>
            <w:noWrap/>
            <w:vAlign w:val="bottom"/>
            <w:hideMark/>
          </w:tcPr>
          <w:p w14:paraId="39084198" w14:textId="77777777" w:rsidR="00531523" w:rsidRPr="00531523" w:rsidRDefault="00531523" w:rsidP="00531523">
            <w:pPr>
              <w:spacing w:after="0" w:line="240" w:lineRule="auto"/>
              <w:jc w:val="center"/>
              <w:rPr>
                <w:rFonts w:ascii="Times New Roman" w:eastAsia="Times New Roman" w:hAnsi="Times New Roman" w:cs="Times New Roman"/>
                <w:color w:val="000000"/>
                <w:sz w:val="24"/>
                <w:szCs w:val="24"/>
              </w:rPr>
            </w:pPr>
            <w:r w:rsidRPr="00531523">
              <w:rPr>
                <w:rFonts w:ascii="Times New Roman" w:eastAsia="Times New Roman" w:hAnsi="Times New Roman" w:cs="Times New Roman"/>
                <w:color w:val="000000"/>
                <w:sz w:val="24"/>
                <w:szCs w:val="24"/>
              </w:rPr>
              <w:t>0.06</w:t>
            </w:r>
          </w:p>
        </w:tc>
        <w:tc>
          <w:tcPr>
            <w:tcW w:w="1049" w:type="dxa"/>
            <w:gridSpan w:val="2"/>
            <w:tcBorders>
              <w:top w:val="nil"/>
              <w:left w:val="nil"/>
              <w:bottom w:val="nil"/>
              <w:right w:val="nil"/>
            </w:tcBorders>
            <w:shd w:val="clear" w:color="auto" w:fill="auto"/>
            <w:noWrap/>
            <w:vAlign w:val="bottom"/>
            <w:hideMark/>
          </w:tcPr>
          <w:p w14:paraId="0CC92483" w14:textId="77777777" w:rsidR="00531523" w:rsidRPr="00531523" w:rsidRDefault="00531523" w:rsidP="00531523">
            <w:pPr>
              <w:spacing w:after="0" w:line="240" w:lineRule="auto"/>
              <w:jc w:val="center"/>
              <w:rPr>
                <w:rFonts w:ascii="Times New Roman" w:eastAsia="Times New Roman" w:hAnsi="Times New Roman" w:cs="Times New Roman"/>
                <w:color w:val="000000"/>
                <w:sz w:val="24"/>
                <w:szCs w:val="24"/>
              </w:rPr>
            </w:pPr>
            <w:r w:rsidRPr="00531523">
              <w:rPr>
                <w:rFonts w:ascii="Times New Roman" w:eastAsia="Times New Roman" w:hAnsi="Times New Roman" w:cs="Times New Roman"/>
                <w:color w:val="000000"/>
                <w:sz w:val="24"/>
                <w:szCs w:val="24"/>
              </w:rPr>
              <w:t>-0.11</w:t>
            </w:r>
          </w:p>
        </w:tc>
        <w:tc>
          <w:tcPr>
            <w:tcW w:w="1175" w:type="dxa"/>
            <w:tcBorders>
              <w:top w:val="nil"/>
              <w:left w:val="nil"/>
              <w:bottom w:val="nil"/>
              <w:right w:val="nil"/>
            </w:tcBorders>
            <w:shd w:val="clear" w:color="auto" w:fill="auto"/>
            <w:noWrap/>
            <w:vAlign w:val="bottom"/>
            <w:hideMark/>
          </w:tcPr>
          <w:p w14:paraId="1B8A6339" w14:textId="77777777" w:rsidR="00531523" w:rsidRPr="00531523" w:rsidRDefault="00531523" w:rsidP="00531523">
            <w:pPr>
              <w:spacing w:after="0" w:line="240" w:lineRule="auto"/>
              <w:jc w:val="center"/>
              <w:rPr>
                <w:rFonts w:ascii="Times New Roman" w:eastAsia="Times New Roman" w:hAnsi="Times New Roman" w:cs="Times New Roman"/>
                <w:b/>
                <w:bCs/>
                <w:color w:val="000000"/>
                <w:sz w:val="24"/>
                <w:szCs w:val="24"/>
              </w:rPr>
            </w:pPr>
            <w:r w:rsidRPr="00531523">
              <w:rPr>
                <w:rFonts w:ascii="Times New Roman" w:eastAsia="Times New Roman" w:hAnsi="Times New Roman" w:cs="Times New Roman"/>
                <w:b/>
                <w:bCs/>
                <w:color w:val="000000"/>
                <w:sz w:val="24"/>
                <w:szCs w:val="24"/>
              </w:rPr>
              <w:t>0.20</w:t>
            </w:r>
          </w:p>
        </w:tc>
      </w:tr>
      <w:tr w:rsidR="009A7620" w:rsidRPr="00531523" w14:paraId="0C529068" w14:textId="77777777" w:rsidTr="009A7620">
        <w:trPr>
          <w:trHeight w:val="287"/>
        </w:trPr>
        <w:tc>
          <w:tcPr>
            <w:tcW w:w="1253" w:type="dxa"/>
            <w:tcBorders>
              <w:top w:val="nil"/>
              <w:left w:val="nil"/>
              <w:bottom w:val="nil"/>
              <w:right w:val="single" w:sz="4" w:space="0" w:color="auto"/>
            </w:tcBorders>
            <w:shd w:val="clear" w:color="D9D9D9" w:fill="D0CECE"/>
            <w:noWrap/>
            <w:vAlign w:val="bottom"/>
            <w:hideMark/>
          </w:tcPr>
          <w:p w14:paraId="444D54C0" w14:textId="77777777" w:rsidR="00531523" w:rsidRPr="00531523" w:rsidRDefault="00531523" w:rsidP="00531523">
            <w:pPr>
              <w:spacing w:after="0" w:line="240" w:lineRule="auto"/>
              <w:jc w:val="center"/>
              <w:rPr>
                <w:rFonts w:ascii="Times New Roman" w:eastAsia="Times New Roman" w:hAnsi="Times New Roman" w:cs="Times New Roman"/>
                <w:color w:val="000000"/>
                <w:sz w:val="24"/>
                <w:szCs w:val="24"/>
              </w:rPr>
            </w:pPr>
            <w:r w:rsidRPr="00531523">
              <w:rPr>
                <w:rFonts w:ascii="Times New Roman" w:eastAsia="Times New Roman" w:hAnsi="Times New Roman" w:cs="Times New Roman"/>
                <w:color w:val="000000"/>
                <w:sz w:val="24"/>
                <w:szCs w:val="24"/>
              </w:rPr>
              <w:t>July</w:t>
            </w:r>
          </w:p>
        </w:tc>
        <w:tc>
          <w:tcPr>
            <w:tcW w:w="717" w:type="dxa"/>
            <w:tcBorders>
              <w:top w:val="nil"/>
              <w:left w:val="single" w:sz="4" w:space="0" w:color="auto"/>
              <w:bottom w:val="nil"/>
              <w:right w:val="nil"/>
            </w:tcBorders>
            <w:shd w:val="clear" w:color="000000" w:fill="D0CECE"/>
            <w:noWrap/>
            <w:vAlign w:val="bottom"/>
            <w:hideMark/>
          </w:tcPr>
          <w:p w14:paraId="65B9211D" w14:textId="77777777" w:rsidR="00531523" w:rsidRPr="00531523" w:rsidRDefault="00531523" w:rsidP="00531523">
            <w:pPr>
              <w:spacing w:after="0" w:line="240" w:lineRule="auto"/>
              <w:jc w:val="center"/>
              <w:rPr>
                <w:rFonts w:ascii="Times New Roman" w:eastAsia="Times New Roman" w:hAnsi="Times New Roman" w:cs="Times New Roman"/>
                <w:b/>
                <w:bCs/>
                <w:color w:val="000000"/>
                <w:sz w:val="24"/>
                <w:szCs w:val="24"/>
              </w:rPr>
            </w:pPr>
            <w:r w:rsidRPr="00531523">
              <w:rPr>
                <w:rFonts w:ascii="Times New Roman" w:eastAsia="Times New Roman" w:hAnsi="Times New Roman" w:cs="Times New Roman"/>
                <w:b/>
                <w:bCs/>
                <w:color w:val="000000"/>
                <w:sz w:val="24"/>
                <w:szCs w:val="24"/>
              </w:rPr>
              <w:t>0.29</w:t>
            </w:r>
          </w:p>
        </w:tc>
        <w:tc>
          <w:tcPr>
            <w:tcW w:w="985" w:type="dxa"/>
            <w:gridSpan w:val="2"/>
            <w:tcBorders>
              <w:top w:val="nil"/>
              <w:left w:val="nil"/>
              <w:bottom w:val="nil"/>
              <w:right w:val="nil"/>
            </w:tcBorders>
            <w:shd w:val="clear" w:color="000000" w:fill="D0CECE"/>
            <w:noWrap/>
            <w:vAlign w:val="bottom"/>
            <w:hideMark/>
          </w:tcPr>
          <w:p w14:paraId="0A384DCC" w14:textId="77777777" w:rsidR="00531523" w:rsidRPr="00531523" w:rsidRDefault="00531523" w:rsidP="00531523">
            <w:pPr>
              <w:spacing w:after="0" w:line="240" w:lineRule="auto"/>
              <w:jc w:val="center"/>
              <w:rPr>
                <w:rFonts w:ascii="Times New Roman" w:eastAsia="Times New Roman" w:hAnsi="Times New Roman" w:cs="Times New Roman"/>
                <w:b/>
                <w:bCs/>
                <w:color w:val="000000"/>
                <w:sz w:val="24"/>
                <w:szCs w:val="24"/>
              </w:rPr>
            </w:pPr>
            <w:r w:rsidRPr="00531523">
              <w:rPr>
                <w:rFonts w:ascii="Times New Roman" w:eastAsia="Times New Roman" w:hAnsi="Times New Roman" w:cs="Times New Roman"/>
                <w:b/>
                <w:bCs/>
                <w:color w:val="000000"/>
                <w:sz w:val="24"/>
                <w:szCs w:val="24"/>
              </w:rPr>
              <w:t>0.22</w:t>
            </w:r>
          </w:p>
        </w:tc>
        <w:tc>
          <w:tcPr>
            <w:tcW w:w="1165" w:type="dxa"/>
            <w:gridSpan w:val="2"/>
            <w:tcBorders>
              <w:top w:val="nil"/>
              <w:left w:val="nil"/>
              <w:bottom w:val="nil"/>
              <w:right w:val="nil"/>
            </w:tcBorders>
            <w:shd w:val="clear" w:color="000000" w:fill="D0CECE"/>
            <w:noWrap/>
            <w:vAlign w:val="bottom"/>
            <w:hideMark/>
          </w:tcPr>
          <w:p w14:paraId="2D0D530B" w14:textId="77777777" w:rsidR="00531523" w:rsidRPr="00531523" w:rsidRDefault="00531523" w:rsidP="00531523">
            <w:pPr>
              <w:spacing w:after="0" w:line="240" w:lineRule="auto"/>
              <w:jc w:val="center"/>
              <w:rPr>
                <w:rFonts w:ascii="Times New Roman" w:eastAsia="Times New Roman" w:hAnsi="Times New Roman" w:cs="Times New Roman"/>
                <w:b/>
                <w:bCs/>
                <w:color w:val="000000"/>
                <w:sz w:val="24"/>
                <w:szCs w:val="24"/>
              </w:rPr>
            </w:pPr>
            <w:r w:rsidRPr="00531523">
              <w:rPr>
                <w:rFonts w:ascii="Times New Roman" w:eastAsia="Times New Roman" w:hAnsi="Times New Roman" w:cs="Times New Roman"/>
                <w:b/>
                <w:bCs/>
                <w:color w:val="000000"/>
                <w:sz w:val="24"/>
                <w:szCs w:val="24"/>
              </w:rPr>
              <w:t>0.18</w:t>
            </w:r>
          </w:p>
        </w:tc>
        <w:tc>
          <w:tcPr>
            <w:tcW w:w="1075" w:type="dxa"/>
            <w:gridSpan w:val="2"/>
            <w:tcBorders>
              <w:top w:val="nil"/>
              <w:left w:val="nil"/>
              <w:bottom w:val="nil"/>
              <w:right w:val="nil"/>
            </w:tcBorders>
            <w:shd w:val="clear" w:color="000000" w:fill="D0CECE"/>
            <w:noWrap/>
            <w:vAlign w:val="bottom"/>
            <w:hideMark/>
          </w:tcPr>
          <w:p w14:paraId="73378EDB" w14:textId="77777777" w:rsidR="00531523" w:rsidRPr="00531523" w:rsidRDefault="00531523" w:rsidP="00531523">
            <w:pPr>
              <w:spacing w:after="0" w:line="240" w:lineRule="auto"/>
              <w:jc w:val="center"/>
              <w:rPr>
                <w:rFonts w:ascii="Times New Roman" w:eastAsia="Times New Roman" w:hAnsi="Times New Roman" w:cs="Times New Roman"/>
                <w:b/>
                <w:bCs/>
                <w:color w:val="000000"/>
                <w:sz w:val="24"/>
                <w:szCs w:val="24"/>
              </w:rPr>
            </w:pPr>
            <w:r w:rsidRPr="00531523">
              <w:rPr>
                <w:rFonts w:ascii="Times New Roman" w:eastAsia="Times New Roman" w:hAnsi="Times New Roman" w:cs="Times New Roman"/>
                <w:b/>
                <w:bCs/>
                <w:color w:val="000000"/>
                <w:sz w:val="24"/>
                <w:szCs w:val="24"/>
              </w:rPr>
              <w:t>0.29</w:t>
            </w:r>
          </w:p>
        </w:tc>
        <w:tc>
          <w:tcPr>
            <w:tcW w:w="1523" w:type="dxa"/>
            <w:gridSpan w:val="4"/>
            <w:tcBorders>
              <w:top w:val="nil"/>
              <w:left w:val="nil"/>
              <w:bottom w:val="nil"/>
              <w:right w:val="nil"/>
            </w:tcBorders>
            <w:shd w:val="clear" w:color="D9D9D9" w:fill="D0CECE"/>
            <w:noWrap/>
            <w:vAlign w:val="bottom"/>
            <w:hideMark/>
          </w:tcPr>
          <w:p w14:paraId="35705ACD" w14:textId="77777777" w:rsidR="00531523" w:rsidRPr="00531523" w:rsidRDefault="00531523" w:rsidP="00531523">
            <w:pPr>
              <w:spacing w:after="0" w:line="240" w:lineRule="auto"/>
              <w:jc w:val="center"/>
              <w:rPr>
                <w:rFonts w:ascii="Times New Roman" w:eastAsia="Times New Roman" w:hAnsi="Times New Roman" w:cs="Times New Roman"/>
                <w:b/>
                <w:bCs/>
                <w:color w:val="000000"/>
                <w:sz w:val="24"/>
                <w:szCs w:val="24"/>
              </w:rPr>
            </w:pPr>
            <w:r w:rsidRPr="00531523">
              <w:rPr>
                <w:rFonts w:ascii="Times New Roman" w:eastAsia="Times New Roman" w:hAnsi="Times New Roman" w:cs="Times New Roman"/>
                <w:b/>
                <w:bCs/>
                <w:color w:val="000000"/>
                <w:sz w:val="24"/>
                <w:szCs w:val="24"/>
              </w:rPr>
              <w:t> </w:t>
            </w:r>
          </w:p>
        </w:tc>
        <w:tc>
          <w:tcPr>
            <w:tcW w:w="1201" w:type="dxa"/>
            <w:gridSpan w:val="2"/>
            <w:tcBorders>
              <w:top w:val="nil"/>
              <w:left w:val="nil"/>
              <w:bottom w:val="nil"/>
              <w:right w:val="nil"/>
            </w:tcBorders>
            <w:shd w:val="clear" w:color="000000" w:fill="D0CECE"/>
            <w:noWrap/>
            <w:vAlign w:val="bottom"/>
            <w:hideMark/>
          </w:tcPr>
          <w:p w14:paraId="32582C09" w14:textId="77777777" w:rsidR="00531523" w:rsidRPr="00531523" w:rsidRDefault="00531523" w:rsidP="00531523">
            <w:pPr>
              <w:spacing w:after="0" w:line="240" w:lineRule="auto"/>
              <w:jc w:val="center"/>
              <w:rPr>
                <w:rFonts w:ascii="Times New Roman" w:eastAsia="Times New Roman" w:hAnsi="Times New Roman" w:cs="Times New Roman"/>
                <w:b/>
                <w:bCs/>
                <w:color w:val="000000"/>
                <w:sz w:val="24"/>
                <w:szCs w:val="24"/>
              </w:rPr>
            </w:pPr>
            <w:r w:rsidRPr="00531523">
              <w:rPr>
                <w:rFonts w:ascii="Times New Roman" w:eastAsia="Times New Roman" w:hAnsi="Times New Roman" w:cs="Times New Roman"/>
                <w:b/>
                <w:bCs/>
                <w:color w:val="000000"/>
                <w:sz w:val="24"/>
                <w:szCs w:val="24"/>
              </w:rPr>
              <w:t>0.42</w:t>
            </w:r>
          </w:p>
        </w:tc>
        <w:tc>
          <w:tcPr>
            <w:tcW w:w="1111" w:type="dxa"/>
            <w:tcBorders>
              <w:top w:val="nil"/>
              <w:left w:val="nil"/>
              <w:bottom w:val="nil"/>
              <w:right w:val="nil"/>
            </w:tcBorders>
            <w:shd w:val="clear" w:color="000000" w:fill="D0CECE"/>
            <w:noWrap/>
            <w:vAlign w:val="bottom"/>
            <w:hideMark/>
          </w:tcPr>
          <w:p w14:paraId="7B9E2CA2" w14:textId="77777777" w:rsidR="00531523" w:rsidRPr="00531523" w:rsidRDefault="00531523" w:rsidP="00531523">
            <w:pPr>
              <w:spacing w:after="0" w:line="240" w:lineRule="auto"/>
              <w:jc w:val="center"/>
              <w:rPr>
                <w:rFonts w:ascii="Times New Roman" w:eastAsia="Times New Roman" w:hAnsi="Times New Roman" w:cs="Times New Roman"/>
                <w:b/>
                <w:bCs/>
                <w:color w:val="000000"/>
                <w:sz w:val="24"/>
                <w:szCs w:val="24"/>
              </w:rPr>
            </w:pPr>
            <w:r w:rsidRPr="00531523">
              <w:rPr>
                <w:rFonts w:ascii="Times New Roman" w:eastAsia="Times New Roman" w:hAnsi="Times New Roman" w:cs="Times New Roman"/>
                <w:b/>
                <w:bCs/>
                <w:color w:val="000000"/>
                <w:sz w:val="24"/>
                <w:szCs w:val="24"/>
              </w:rPr>
              <w:t>0.42</w:t>
            </w:r>
          </w:p>
        </w:tc>
        <w:tc>
          <w:tcPr>
            <w:tcW w:w="1049" w:type="dxa"/>
            <w:gridSpan w:val="2"/>
            <w:tcBorders>
              <w:top w:val="nil"/>
              <w:left w:val="nil"/>
              <w:bottom w:val="nil"/>
              <w:right w:val="nil"/>
            </w:tcBorders>
            <w:shd w:val="clear" w:color="000000" w:fill="D0CECE"/>
            <w:noWrap/>
            <w:vAlign w:val="bottom"/>
            <w:hideMark/>
          </w:tcPr>
          <w:p w14:paraId="7E233B1C" w14:textId="77777777" w:rsidR="00531523" w:rsidRPr="00531523" w:rsidRDefault="00531523" w:rsidP="00531523">
            <w:pPr>
              <w:spacing w:after="0" w:line="240" w:lineRule="auto"/>
              <w:jc w:val="center"/>
              <w:rPr>
                <w:rFonts w:ascii="Times New Roman" w:eastAsia="Times New Roman" w:hAnsi="Times New Roman" w:cs="Times New Roman"/>
                <w:b/>
                <w:bCs/>
                <w:color w:val="000000"/>
                <w:sz w:val="24"/>
                <w:szCs w:val="24"/>
              </w:rPr>
            </w:pPr>
            <w:r w:rsidRPr="00531523">
              <w:rPr>
                <w:rFonts w:ascii="Times New Roman" w:eastAsia="Times New Roman" w:hAnsi="Times New Roman" w:cs="Times New Roman"/>
                <w:b/>
                <w:bCs/>
                <w:color w:val="000000"/>
                <w:sz w:val="24"/>
                <w:szCs w:val="24"/>
              </w:rPr>
              <w:t>0.24</w:t>
            </w:r>
          </w:p>
        </w:tc>
        <w:tc>
          <w:tcPr>
            <w:tcW w:w="1175" w:type="dxa"/>
            <w:tcBorders>
              <w:top w:val="nil"/>
              <w:left w:val="nil"/>
              <w:bottom w:val="nil"/>
              <w:right w:val="nil"/>
            </w:tcBorders>
            <w:shd w:val="clear" w:color="000000" w:fill="D0CECE"/>
            <w:noWrap/>
            <w:vAlign w:val="bottom"/>
            <w:hideMark/>
          </w:tcPr>
          <w:p w14:paraId="289F8F8B" w14:textId="77777777" w:rsidR="00531523" w:rsidRPr="00531523" w:rsidRDefault="00531523" w:rsidP="00531523">
            <w:pPr>
              <w:spacing w:after="0" w:line="240" w:lineRule="auto"/>
              <w:jc w:val="center"/>
              <w:rPr>
                <w:rFonts w:ascii="Times New Roman" w:eastAsia="Times New Roman" w:hAnsi="Times New Roman" w:cs="Times New Roman"/>
                <w:b/>
                <w:bCs/>
                <w:color w:val="000000"/>
                <w:sz w:val="24"/>
                <w:szCs w:val="24"/>
              </w:rPr>
            </w:pPr>
            <w:r w:rsidRPr="00531523">
              <w:rPr>
                <w:rFonts w:ascii="Times New Roman" w:eastAsia="Times New Roman" w:hAnsi="Times New Roman" w:cs="Times New Roman"/>
                <w:b/>
                <w:bCs/>
                <w:color w:val="000000"/>
                <w:sz w:val="24"/>
                <w:szCs w:val="24"/>
              </w:rPr>
              <w:t>0.23</w:t>
            </w:r>
          </w:p>
        </w:tc>
      </w:tr>
      <w:tr w:rsidR="009A7620" w:rsidRPr="00531523" w14:paraId="3581DD14" w14:textId="77777777" w:rsidTr="009A7620">
        <w:trPr>
          <w:trHeight w:val="287"/>
        </w:trPr>
        <w:tc>
          <w:tcPr>
            <w:tcW w:w="1253" w:type="dxa"/>
            <w:tcBorders>
              <w:top w:val="nil"/>
              <w:left w:val="nil"/>
              <w:bottom w:val="nil"/>
              <w:right w:val="single" w:sz="4" w:space="0" w:color="auto"/>
            </w:tcBorders>
            <w:shd w:val="clear" w:color="auto" w:fill="auto"/>
            <w:noWrap/>
            <w:vAlign w:val="bottom"/>
            <w:hideMark/>
          </w:tcPr>
          <w:p w14:paraId="567A8F24" w14:textId="77777777" w:rsidR="00531523" w:rsidRPr="00531523" w:rsidRDefault="00531523" w:rsidP="00531523">
            <w:pPr>
              <w:spacing w:after="0" w:line="240" w:lineRule="auto"/>
              <w:jc w:val="center"/>
              <w:rPr>
                <w:rFonts w:ascii="Times New Roman" w:eastAsia="Times New Roman" w:hAnsi="Times New Roman" w:cs="Times New Roman"/>
                <w:color w:val="000000"/>
                <w:sz w:val="24"/>
                <w:szCs w:val="24"/>
              </w:rPr>
            </w:pPr>
            <w:r w:rsidRPr="00531523">
              <w:rPr>
                <w:rFonts w:ascii="Times New Roman" w:eastAsia="Times New Roman" w:hAnsi="Times New Roman" w:cs="Times New Roman"/>
                <w:color w:val="000000"/>
                <w:sz w:val="24"/>
                <w:szCs w:val="24"/>
              </w:rPr>
              <w:t>August</w:t>
            </w:r>
          </w:p>
        </w:tc>
        <w:tc>
          <w:tcPr>
            <w:tcW w:w="717" w:type="dxa"/>
            <w:tcBorders>
              <w:top w:val="nil"/>
              <w:left w:val="single" w:sz="4" w:space="0" w:color="auto"/>
              <w:bottom w:val="nil"/>
              <w:right w:val="nil"/>
            </w:tcBorders>
            <w:shd w:val="clear" w:color="auto" w:fill="auto"/>
            <w:noWrap/>
            <w:vAlign w:val="bottom"/>
            <w:hideMark/>
          </w:tcPr>
          <w:p w14:paraId="36D23C1C" w14:textId="77777777" w:rsidR="00531523" w:rsidRPr="00531523" w:rsidRDefault="00531523" w:rsidP="00531523">
            <w:pPr>
              <w:spacing w:after="0" w:line="240" w:lineRule="auto"/>
              <w:jc w:val="center"/>
              <w:rPr>
                <w:rFonts w:ascii="Times New Roman" w:eastAsia="Times New Roman" w:hAnsi="Times New Roman" w:cs="Times New Roman"/>
                <w:b/>
                <w:bCs/>
                <w:color w:val="000000"/>
                <w:sz w:val="24"/>
                <w:szCs w:val="24"/>
              </w:rPr>
            </w:pPr>
            <w:r w:rsidRPr="00531523">
              <w:rPr>
                <w:rFonts w:ascii="Times New Roman" w:eastAsia="Times New Roman" w:hAnsi="Times New Roman" w:cs="Times New Roman"/>
                <w:b/>
                <w:bCs/>
                <w:color w:val="000000"/>
                <w:sz w:val="24"/>
                <w:szCs w:val="24"/>
              </w:rPr>
              <w:t>0.08</w:t>
            </w:r>
          </w:p>
        </w:tc>
        <w:tc>
          <w:tcPr>
            <w:tcW w:w="985" w:type="dxa"/>
            <w:gridSpan w:val="2"/>
            <w:tcBorders>
              <w:top w:val="nil"/>
              <w:left w:val="nil"/>
              <w:bottom w:val="nil"/>
              <w:right w:val="nil"/>
            </w:tcBorders>
            <w:shd w:val="clear" w:color="auto" w:fill="auto"/>
            <w:noWrap/>
            <w:vAlign w:val="bottom"/>
            <w:hideMark/>
          </w:tcPr>
          <w:p w14:paraId="3A58C475" w14:textId="77777777" w:rsidR="00531523" w:rsidRPr="00531523" w:rsidRDefault="00531523" w:rsidP="00531523">
            <w:pPr>
              <w:spacing w:after="0" w:line="240" w:lineRule="auto"/>
              <w:jc w:val="center"/>
              <w:rPr>
                <w:rFonts w:ascii="Times New Roman" w:eastAsia="Times New Roman" w:hAnsi="Times New Roman" w:cs="Times New Roman"/>
                <w:b/>
                <w:bCs/>
                <w:color w:val="000000"/>
                <w:sz w:val="24"/>
                <w:szCs w:val="24"/>
              </w:rPr>
            </w:pPr>
            <w:r w:rsidRPr="00531523">
              <w:rPr>
                <w:rFonts w:ascii="Times New Roman" w:eastAsia="Times New Roman" w:hAnsi="Times New Roman" w:cs="Times New Roman"/>
                <w:b/>
                <w:bCs/>
                <w:color w:val="000000"/>
                <w:sz w:val="24"/>
                <w:szCs w:val="24"/>
              </w:rPr>
              <w:t>0.17</w:t>
            </w:r>
          </w:p>
        </w:tc>
        <w:tc>
          <w:tcPr>
            <w:tcW w:w="1165" w:type="dxa"/>
            <w:gridSpan w:val="2"/>
            <w:tcBorders>
              <w:top w:val="nil"/>
              <w:left w:val="nil"/>
              <w:bottom w:val="nil"/>
              <w:right w:val="nil"/>
            </w:tcBorders>
            <w:shd w:val="clear" w:color="auto" w:fill="auto"/>
            <w:noWrap/>
            <w:vAlign w:val="bottom"/>
            <w:hideMark/>
          </w:tcPr>
          <w:p w14:paraId="7A757E83" w14:textId="77777777" w:rsidR="00531523" w:rsidRPr="00531523" w:rsidRDefault="00531523" w:rsidP="00531523">
            <w:pPr>
              <w:spacing w:after="0" w:line="240" w:lineRule="auto"/>
              <w:jc w:val="center"/>
              <w:rPr>
                <w:rFonts w:ascii="Times New Roman" w:eastAsia="Times New Roman" w:hAnsi="Times New Roman" w:cs="Times New Roman"/>
                <w:b/>
                <w:bCs/>
                <w:color w:val="000000"/>
                <w:sz w:val="24"/>
                <w:szCs w:val="24"/>
              </w:rPr>
            </w:pPr>
            <w:r w:rsidRPr="00531523">
              <w:rPr>
                <w:rFonts w:ascii="Times New Roman" w:eastAsia="Times New Roman" w:hAnsi="Times New Roman" w:cs="Times New Roman"/>
                <w:b/>
                <w:bCs/>
                <w:color w:val="000000"/>
                <w:sz w:val="24"/>
                <w:szCs w:val="24"/>
              </w:rPr>
              <w:t>0.21</w:t>
            </w:r>
          </w:p>
        </w:tc>
        <w:tc>
          <w:tcPr>
            <w:tcW w:w="1075" w:type="dxa"/>
            <w:gridSpan w:val="2"/>
            <w:tcBorders>
              <w:top w:val="nil"/>
              <w:left w:val="nil"/>
              <w:bottom w:val="nil"/>
              <w:right w:val="nil"/>
            </w:tcBorders>
            <w:shd w:val="clear" w:color="auto" w:fill="auto"/>
            <w:noWrap/>
            <w:vAlign w:val="bottom"/>
            <w:hideMark/>
          </w:tcPr>
          <w:p w14:paraId="088368C5" w14:textId="77777777" w:rsidR="00531523" w:rsidRPr="00531523" w:rsidRDefault="00531523" w:rsidP="00531523">
            <w:pPr>
              <w:spacing w:after="0" w:line="240" w:lineRule="auto"/>
              <w:jc w:val="center"/>
              <w:rPr>
                <w:rFonts w:ascii="Times New Roman" w:eastAsia="Times New Roman" w:hAnsi="Times New Roman" w:cs="Times New Roman"/>
                <w:b/>
                <w:bCs/>
                <w:color w:val="000000"/>
                <w:sz w:val="24"/>
                <w:szCs w:val="24"/>
              </w:rPr>
            </w:pPr>
            <w:r w:rsidRPr="00531523">
              <w:rPr>
                <w:rFonts w:ascii="Times New Roman" w:eastAsia="Times New Roman" w:hAnsi="Times New Roman" w:cs="Times New Roman"/>
                <w:b/>
                <w:bCs/>
                <w:color w:val="000000"/>
                <w:sz w:val="24"/>
                <w:szCs w:val="24"/>
              </w:rPr>
              <w:t>0.28</w:t>
            </w:r>
          </w:p>
        </w:tc>
        <w:tc>
          <w:tcPr>
            <w:tcW w:w="1523" w:type="dxa"/>
            <w:gridSpan w:val="4"/>
            <w:tcBorders>
              <w:top w:val="nil"/>
              <w:left w:val="nil"/>
              <w:bottom w:val="nil"/>
              <w:right w:val="nil"/>
            </w:tcBorders>
            <w:shd w:val="clear" w:color="auto" w:fill="auto"/>
            <w:noWrap/>
            <w:vAlign w:val="bottom"/>
            <w:hideMark/>
          </w:tcPr>
          <w:p w14:paraId="345706BD" w14:textId="77777777" w:rsidR="00531523" w:rsidRPr="00531523" w:rsidRDefault="00531523" w:rsidP="00531523">
            <w:pPr>
              <w:spacing w:after="0" w:line="240" w:lineRule="auto"/>
              <w:jc w:val="center"/>
              <w:rPr>
                <w:rFonts w:ascii="Times New Roman" w:eastAsia="Times New Roman" w:hAnsi="Times New Roman" w:cs="Times New Roman"/>
                <w:b/>
                <w:bCs/>
                <w:color w:val="000000"/>
                <w:sz w:val="24"/>
                <w:szCs w:val="24"/>
              </w:rPr>
            </w:pPr>
          </w:p>
        </w:tc>
        <w:tc>
          <w:tcPr>
            <w:tcW w:w="1201" w:type="dxa"/>
            <w:gridSpan w:val="2"/>
            <w:tcBorders>
              <w:top w:val="nil"/>
              <w:left w:val="nil"/>
              <w:bottom w:val="nil"/>
              <w:right w:val="nil"/>
            </w:tcBorders>
            <w:shd w:val="clear" w:color="auto" w:fill="auto"/>
            <w:noWrap/>
            <w:vAlign w:val="bottom"/>
            <w:hideMark/>
          </w:tcPr>
          <w:p w14:paraId="09AA4AD8" w14:textId="77777777" w:rsidR="00531523" w:rsidRPr="00531523" w:rsidRDefault="00531523" w:rsidP="00531523">
            <w:pPr>
              <w:spacing w:after="0" w:line="240" w:lineRule="auto"/>
              <w:jc w:val="center"/>
              <w:rPr>
                <w:rFonts w:ascii="Times New Roman" w:eastAsia="Times New Roman" w:hAnsi="Times New Roman" w:cs="Times New Roman"/>
                <w:color w:val="000000"/>
                <w:sz w:val="24"/>
                <w:szCs w:val="24"/>
              </w:rPr>
            </w:pPr>
            <w:r w:rsidRPr="00531523">
              <w:rPr>
                <w:rFonts w:ascii="Times New Roman" w:eastAsia="Times New Roman" w:hAnsi="Times New Roman" w:cs="Times New Roman"/>
                <w:color w:val="000000"/>
                <w:sz w:val="24"/>
                <w:szCs w:val="24"/>
              </w:rPr>
              <w:t>-0.03</w:t>
            </w:r>
          </w:p>
        </w:tc>
        <w:tc>
          <w:tcPr>
            <w:tcW w:w="1111" w:type="dxa"/>
            <w:tcBorders>
              <w:top w:val="nil"/>
              <w:left w:val="nil"/>
              <w:bottom w:val="nil"/>
              <w:right w:val="nil"/>
            </w:tcBorders>
            <w:shd w:val="clear" w:color="auto" w:fill="auto"/>
            <w:noWrap/>
            <w:vAlign w:val="bottom"/>
            <w:hideMark/>
          </w:tcPr>
          <w:p w14:paraId="6505ED33" w14:textId="77777777" w:rsidR="00531523" w:rsidRPr="00531523" w:rsidRDefault="00531523" w:rsidP="00531523">
            <w:pPr>
              <w:spacing w:after="0" w:line="240" w:lineRule="auto"/>
              <w:jc w:val="center"/>
              <w:rPr>
                <w:rFonts w:ascii="Times New Roman" w:eastAsia="Times New Roman" w:hAnsi="Times New Roman" w:cs="Times New Roman"/>
                <w:color w:val="000000"/>
                <w:sz w:val="24"/>
                <w:szCs w:val="24"/>
              </w:rPr>
            </w:pPr>
            <w:r w:rsidRPr="00531523">
              <w:rPr>
                <w:rFonts w:ascii="Times New Roman" w:eastAsia="Times New Roman" w:hAnsi="Times New Roman" w:cs="Times New Roman"/>
                <w:color w:val="000000"/>
                <w:sz w:val="24"/>
                <w:szCs w:val="24"/>
              </w:rPr>
              <w:t>0.02</w:t>
            </w:r>
          </w:p>
        </w:tc>
        <w:tc>
          <w:tcPr>
            <w:tcW w:w="1049" w:type="dxa"/>
            <w:gridSpan w:val="2"/>
            <w:tcBorders>
              <w:top w:val="nil"/>
              <w:left w:val="nil"/>
              <w:bottom w:val="nil"/>
              <w:right w:val="nil"/>
            </w:tcBorders>
            <w:shd w:val="clear" w:color="auto" w:fill="auto"/>
            <w:noWrap/>
            <w:vAlign w:val="bottom"/>
            <w:hideMark/>
          </w:tcPr>
          <w:p w14:paraId="2F69A83A" w14:textId="77777777" w:rsidR="00531523" w:rsidRPr="00531523" w:rsidRDefault="00531523" w:rsidP="00531523">
            <w:pPr>
              <w:spacing w:after="0" w:line="240" w:lineRule="auto"/>
              <w:jc w:val="center"/>
              <w:rPr>
                <w:rFonts w:ascii="Times New Roman" w:eastAsia="Times New Roman" w:hAnsi="Times New Roman" w:cs="Times New Roman"/>
                <w:color w:val="000000"/>
                <w:sz w:val="24"/>
                <w:szCs w:val="24"/>
              </w:rPr>
            </w:pPr>
            <w:r w:rsidRPr="00531523">
              <w:rPr>
                <w:rFonts w:ascii="Times New Roman" w:eastAsia="Times New Roman" w:hAnsi="Times New Roman" w:cs="Times New Roman"/>
                <w:color w:val="000000"/>
                <w:sz w:val="24"/>
                <w:szCs w:val="24"/>
              </w:rPr>
              <w:t>0.09</w:t>
            </w:r>
          </w:p>
        </w:tc>
        <w:tc>
          <w:tcPr>
            <w:tcW w:w="1175" w:type="dxa"/>
            <w:tcBorders>
              <w:top w:val="nil"/>
              <w:left w:val="nil"/>
              <w:bottom w:val="nil"/>
              <w:right w:val="nil"/>
            </w:tcBorders>
            <w:shd w:val="clear" w:color="auto" w:fill="auto"/>
            <w:noWrap/>
            <w:vAlign w:val="bottom"/>
            <w:hideMark/>
          </w:tcPr>
          <w:p w14:paraId="036785BA" w14:textId="77777777" w:rsidR="00531523" w:rsidRPr="00531523" w:rsidRDefault="00531523" w:rsidP="00531523">
            <w:pPr>
              <w:spacing w:after="0" w:line="240" w:lineRule="auto"/>
              <w:jc w:val="center"/>
              <w:rPr>
                <w:rFonts w:ascii="Times New Roman" w:eastAsia="Times New Roman" w:hAnsi="Times New Roman" w:cs="Times New Roman"/>
                <w:b/>
                <w:bCs/>
                <w:color w:val="000000"/>
                <w:sz w:val="24"/>
                <w:szCs w:val="24"/>
              </w:rPr>
            </w:pPr>
            <w:r w:rsidRPr="00531523">
              <w:rPr>
                <w:rFonts w:ascii="Times New Roman" w:eastAsia="Times New Roman" w:hAnsi="Times New Roman" w:cs="Times New Roman"/>
                <w:b/>
                <w:bCs/>
                <w:color w:val="000000"/>
                <w:sz w:val="24"/>
                <w:szCs w:val="24"/>
              </w:rPr>
              <w:t>0.22</w:t>
            </w:r>
          </w:p>
        </w:tc>
      </w:tr>
      <w:tr w:rsidR="009A7620" w:rsidRPr="00531523" w14:paraId="5EEE51CC" w14:textId="77777777" w:rsidTr="009A7620">
        <w:trPr>
          <w:trHeight w:val="287"/>
        </w:trPr>
        <w:tc>
          <w:tcPr>
            <w:tcW w:w="1253" w:type="dxa"/>
            <w:tcBorders>
              <w:top w:val="nil"/>
              <w:left w:val="nil"/>
              <w:right w:val="single" w:sz="4" w:space="0" w:color="auto"/>
            </w:tcBorders>
            <w:shd w:val="clear" w:color="D9D9D9" w:fill="D0CECE"/>
            <w:noWrap/>
            <w:vAlign w:val="bottom"/>
            <w:hideMark/>
          </w:tcPr>
          <w:p w14:paraId="520B1E0F" w14:textId="77777777" w:rsidR="00531523" w:rsidRPr="00531523" w:rsidRDefault="00531523" w:rsidP="00531523">
            <w:pPr>
              <w:spacing w:after="0" w:line="240" w:lineRule="auto"/>
              <w:jc w:val="center"/>
              <w:rPr>
                <w:rFonts w:ascii="Times New Roman" w:eastAsia="Times New Roman" w:hAnsi="Times New Roman" w:cs="Times New Roman"/>
                <w:color w:val="000000"/>
                <w:sz w:val="24"/>
                <w:szCs w:val="24"/>
              </w:rPr>
            </w:pPr>
            <w:r w:rsidRPr="00531523">
              <w:rPr>
                <w:rFonts w:ascii="Times New Roman" w:eastAsia="Times New Roman" w:hAnsi="Times New Roman" w:cs="Times New Roman"/>
                <w:color w:val="000000"/>
                <w:sz w:val="24"/>
                <w:szCs w:val="24"/>
              </w:rPr>
              <w:t>September</w:t>
            </w:r>
          </w:p>
        </w:tc>
        <w:tc>
          <w:tcPr>
            <w:tcW w:w="717" w:type="dxa"/>
            <w:tcBorders>
              <w:top w:val="nil"/>
              <w:left w:val="single" w:sz="4" w:space="0" w:color="auto"/>
              <w:right w:val="nil"/>
            </w:tcBorders>
            <w:shd w:val="clear" w:color="000000" w:fill="D0CECE"/>
            <w:noWrap/>
            <w:vAlign w:val="bottom"/>
            <w:hideMark/>
          </w:tcPr>
          <w:p w14:paraId="0F8CFE78" w14:textId="77777777" w:rsidR="00531523" w:rsidRPr="00531523" w:rsidRDefault="00531523" w:rsidP="00531523">
            <w:pPr>
              <w:spacing w:after="0" w:line="240" w:lineRule="auto"/>
              <w:jc w:val="center"/>
              <w:rPr>
                <w:rFonts w:ascii="Times New Roman" w:eastAsia="Times New Roman" w:hAnsi="Times New Roman" w:cs="Times New Roman"/>
                <w:b/>
                <w:bCs/>
                <w:color w:val="000000"/>
                <w:sz w:val="24"/>
                <w:szCs w:val="24"/>
              </w:rPr>
            </w:pPr>
            <w:r w:rsidRPr="00531523">
              <w:rPr>
                <w:rFonts w:ascii="Times New Roman" w:eastAsia="Times New Roman" w:hAnsi="Times New Roman" w:cs="Times New Roman"/>
                <w:b/>
                <w:bCs/>
                <w:color w:val="000000"/>
                <w:sz w:val="24"/>
                <w:szCs w:val="24"/>
              </w:rPr>
              <w:t>-0.15</w:t>
            </w:r>
          </w:p>
        </w:tc>
        <w:tc>
          <w:tcPr>
            <w:tcW w:w="985" w:type="dxa"/>
            <w:gridSpan w:val="2"/>
            <w:tcBorders>
              <w:top w:val="nil"/>
              <w:left w:val="nil"/>
              <w:right w:val="nil"/>
            </w:tcBorders>
            <w:shd w:val="clear" w:color="000000" w:fill="D0CECE"/>
            <w:noWrap/>
            <w:vAlign w:val="bottom"/>
            <w:hideMark/>
          </w:tcPr>
          <w:p w14:paraId="2F0AECFB" w14:textId="77777777" w:rsidR="00531523" w:rsidRPr="00531523" w:rsidRDefault="00531523" w:rsidP="00531523">
            <w:pPr>
              <w:spacing w:after="0" w:line="240" w:lineRule="auto"/>
              <w:jc w:val="center"/>
              <w:rPr>
                <w:rFonts w:ascii="Times New Roman" w:eastAsia="Times New Roman" w:hAnsi="Times New Roman" w:cs="Times New Roman"/>
                <w:b/>
                <w:bCs/>
                <w:color w:val="000000"/>
                <w:sz w:val="24"/>
                <w:szCs w:val="24"/>
              </w:rPr>
            </w:pPr>
            <w:r w:rsidRPr="00531523">
              <w:rPr>
                <w:rFonts w:ascii="Times New Roman" w:eastAsia="Times New Roman" w:hAnsi="Times New Roman" w:cs="Times New Roman"/>
                <w:b/>
                <w:bCs/>
                <w:color w:val="000000"/>
                <w:sz w:val="24"/>
                <w:szCs w:val="24"/>
              </w:rPr>
              <w:t>-0.33</w:t>
            </w:r>
          </w:p>
        </w:tc>
        <w:tc>
          <w:tcPr>
            <w:tcW w:w="1165" w:type="dxa"/>
            <w:gridSpan w:val="2"/>
            <w:tcBorders>
              <w:top w:val="nil"/>
              <w:left w:val="nil"/>
              <w:right w:val="nil"/>
            </w:tcBorders>
            <w:shd w:val="clear" w:color="000000" w:fill="D0CECE"/>
            <w:noWrap/>
            <w:vAlign w:val="bottom"/>
            <w:hideMark/>
          </w:tcPr>
          <w:p w14:paraId="5132132D" w14:textId="77777777" w:rsidR="00531523" w:rsidRPr="00531523" w:rsidRDefault="00531523" w:rsidP="00531523">
            <w:pPr>
              <w:spacing w:after="0" w:line="240" w:lineRule="auto"/>
              <w:jc w:val="center"/>
              <w:rPr>
                <w:rFonts w:ascii="Times New Roman" w:eastAsia="Times New Roman" w:hAnsi="Times New Roman" w:cs="Times New Roman"/>
                <w:b/>
                <w:bCs/>
                <w:color w:val="000000"/>
                <w:sz w:val="24"/>
                <w:szCs w:val="24"/>
              </w:rPr>
            </w:pPr>
            <w:r w:rsidRPr="00531523">
              <w:rPr>
                <w:rFonts w:ascii="Times New Roman" w:eastAsia="Times New Roman" w:hAnsi="Times New Roman" w:cs="Times New Roman"/>
                <w:b/>
                <w:bCs/>
                <w:color w:val="000000"/>
                <w:sz w:val="24"/>
                <w:szCs w:val="24"/>
              </w:rPr>
              <w:t>-0.15</w:t>
            </w:r>
          </w:p>
        </w:tc>
        <w:tc>
          <w:tcPr>
            <w:tcW w:w="1075" w:type="dxa"/>
            <w:gridSpan w:val="2"/>
            <w:tcBorders>
              <w:top w:val="nil"/>
              <w:left w:val="nil"/>
              <w:right w:val="nil"/>
            </w:tcBorders>
            <w:shd w:val="clear" w:color="000000" w:fill="D0CECE"/>
            <w:noWrap/>
            <w:vAlign w:val="bottom"/>
            <w:hideMark/>
          </w:tcPr>
          <w:p w14:paraId="091695D2" w14:textId="77777777" w:rsidR="00531523" w:rsidRPr="00531523" w:rsidRDefault="00531523" w:rsidP="00531523">
            <w:pPr>
              <w:spacing w:after="0" w:line="240" w:lineRule="auto"/>
              <w:jc w:val="center"/>
              <w:rPr>
                <w:rFonts w:ascii="Times New Roman" w:eastAsia="Times New Roman" w:hAnsi="Times New Roman" w:cs="Times New Roman"/>
                <w:color w:val="000000"/>
                <w:sz w:val="24"/>
                <w:szCs w:val="24"/>
              </w:rPr>
            </w:pPr>
            <w:r w:rsidRPr="00531523">
              <w:rPr>
                <w:rFonts w:ascii="Times New Roman" w:eastAsia="Times New Roman" w:hAnsi="Times New Roman" w:cs="Times New Roman"/>
                <w:color w:val="000000"/>
                <w:sz w:val="24"/>
                <w:szCs w:val="24"/>
              </w:rPr>
              <w:t>-0.02</w:t>
            </w:r>
          </w:p>
        </w:tc>
        <w:tc>
          <w:tcPr>
            <w:tcW w:w="1523" w:type="dxa"/>
            <w:gridSpan w:val="4"/>
            <w:tcBorders>
              <w:top w:val="nil"/>
              <w:left w:val="nil"/>
              <w:right w:val="nil"/>
            </w:tcBorders>
            <w:shd w:val="clear" w:color="D9D9D9" w:fill="D0CECE"/>
            <w:noWrap/>
            <w:vAlign w:val="bottom"/>
            <w:hideMark/>
          </w:tcPr>
          <w:p w14:paraId="427E3F0E" w14:textId="77777777" w:rsidR="00531523" w:rsidRPr="00531523" w:rsidRDefault="00531523" w:rsidP="00531523">
            <w:pPr>
              <w:spacing w:after="0" w:line="240" w:lineRule="auto"/>
              <w:jc w:val="center"/>
              <w:rPr>
                <w:rFonts w:ascii="Times New Roman" w:eastAsia="Times New Roman" w:hAnsi="Times New Roman" w:cs="Times New Roman"/>
                <w:b/>
                <w:bCs/>
                <w:color w:val="000000"/>
                <w:sz w:val="24"/>
                <w:szCs w:val="24"/>
              </w:rPr>
            </w:pPr>
            <w:r w:rsidRPr="00531523">
              <w:rPr>
                <w:rFonts w:ascii="Times New Roman" w:eastAsia="Times New Roman" w:hAnsi="Times New Roman" w:cs="Times New Roman"/>
                <w:b/>
                <w:bCs/>
                <w:color w:val="000000"/>
                <w:sz w:val="24"/>
                <w:szCs w:val="24"/>
              </w:rPr>
              <w:t> </w:t>
            </w:r>
          </w:p>
        </w:tc>
        <w:tc>
          <w:tcPr>
            <w:tcW w:w="1201" w:type="dxa"/>
            <w:gridSpan w:val="2"/>
            <w:tcBorders>
              <w:top w:val="nil"/>
              <w:left w:val="nil"/>
              <w:right w:val="nil"/>
            </w:tcBorders>
            <w:shd w:val="clear" w:color="000000" w:fill="D0CECE"/>
            <w:noWrap/>
            <w:vAlign w:val="bottom"/>
            <w:hideMark/>
          </w:tcPr>
          <w:p w14:paraId="0045C48C" w14:textId="77777777" w:rsidR="00531523" w:rsidRPr="00531523" w:rsidRDefault="00531523" w:rsidP="00531523">
            <w:pPr>
              <w:spacing w:after="0" w:line="240" w:lineRule="auto"/>
              <w:jc w:val="center"/>
              <w:rPr>
                <w:rFonts w:ascii="Times New Roman" w:eastAsia="Times New Roman" w:hAnsi="Times New Roman" w:cs="Times New Roman"/>
                <w:b/>
                <w:bCs/>
                <w:color w:val="000000"/>
                <w:sz w:val="24"/>
                <w:szCs w:val="24"/>
              </w:rPr>
            </w:pPr>
            <w:r w:rsidRPr="00531523">
              <w:rPr>
                <w:rFonts w:ascii="Times New Roman" w:eastAsia="Times New Roman" w:hAnsi="Times New Roman" w:cs="Times New Roman"/>
                <w:b/>
                <w:bCs/>
                <w:color w:val="000000"/>
                <w:sz w:val="24"/>
                <w:szCs w:val="24"/>
              </w:rPr>
              <w:t>-0.14</w:t>
            </w:r>
          </w:p>
        </w:tc>
        <w:tc>
          <w:tcPr>
            <w:tcW w:w="1111" w:type="dxa"/>
            <w:tcBorders>
              <w:top w:val="nil"/>
              <w:left w:val="nil"/>
              <w:right w:val="nil"/>
            </w:tcBorders>
            <w:shd w:val="clear" w:color="000000" w:fill="D0CECE"/>
            <w:noWrap/>
            <w:vAlign w:val="bottom"/>
            <w:hideMark/>
          </w:tcPr>
          <w:p w14:paraId="0F91D4C7" w14:textId="77777777" w:rsidR="00531523" w:rsidRPr="00531523" w:rsidRDefault="00531523" w:rsidP="00531523">
            <w:pPr>
              <w:spacing w:after="0" w:line="240" w:lineRule="auto"/>
              <w:jc w:val="center"/>
              <w:rPr>
                <w:rFonts w:ascii="Times New Roman" w:eastAsia="Times New Roman" w:hAnsi="Times New Roman" w:cs="Times New Roman"/>
                <w:b/>
                <w:bCs/>
                <w:color w:val="000000"/>
                <w:sz w:val="24"/>
                <w:szCs w:val="24"/>
              </w:rPr>
            </w:pPr>
            <w:r w:rsidRPr="00531523">
              <w:rPr>
                <w:rFonts w:ascii="Times New Roman" w:eastAsia="Times New Roman" w:hAnsi="Times New Roman" w:cs="Times New Roman"/>
                <w:b/>
                <w:bCs/>
                <w:color w:val="000000"/>
                <w:sz w:val="24"/>
                <w:szCs w:val="24"/>
              </w:rPr>
              <w:t>-0.14</w:t>
            </w:r>
          </w:p>
        </w:tc>
        <w:tc>
          <w:tcPr>
            <w:tcW w:w="1049" w:type="dxa"/>
            <w:gridSpan w:val="2"/>
            <w:tcBorders>
              <w:top w:val="nil"/>
              <w:left w:val="nil"/>
              <w:right w:val="nil"/>
            </w:tcBorders>
            <w:shd w:val="clear" w:color="000000" w:fill="D0CECE"/>
            <w:noWrap/>
            <w:vAlign w:val="bottom"/>
            <w:hideMark/>
          </w:tcPr>
          <w:p w14:paraId="689C8652" w14:textId="77777777" w:rsidR="00531523" w:rsidRPr="00531523" w:rsidRDefault="00531523" w:rsidP="00531523">
            <w:pPr>
              <w:spacing w:after="0" w:line="240" w:lineRule="auto"/>
              <w:jc w:val="center"/>
              <w:rPr>
                <w:rFonts w:ascii="Times New Roman" w:eastAsia="Times New Roman" w:hAnsi="Times New Roman" w:cs="Times New Roman"/>
                <w:color w:val="000000"/>
                <w:sz w:val="24"/>
                <w:szCs w:val="24"/>
              </w:rPr>
            </w:pPr>
            <w:r w:rsidRPr="00531523">
              <w:rPr>
                <w:rFonts w:ascii="Times New Roman" w:eastAsia="Times New Roman" w:hAnsi="Times New Roman" w:cs="Times New Roman"/>
                <w:color w:val="000000"/>
                <w:sz w:val="24"/>
                <w:szCs w:val="24"/>
              </w:rPr>
              <w:t>-0.01</w:t>
            </w:r>
          </w:p>
        </w:tc>
        <w:tc>
          <w:tcPr>
            <w:tcW w:w="1175" w:type="dxa"/>
            <w:tcBorders>
              <w:top w:val="nil"/>
              <w:left w:val="nil"/>
              <w:right w:val="nil"/>
            </w:tcBorders>
            <w:shd w:val="clear" w:color="000000" w:fill="D0CECE"/>
            <w:noWrap/>
            <w:vAlign w:val="bottom"/>
            <w:hideMark/>
          </w:tcPr>
          <w:p w14:paraId="57D9F08E" w14:textId="77777777" w:rsidR="00531523" w:rsidRPr="00531523" w:rsidRDefault="00531523" w:rsidP="00531523">
            <w:pPr>
              <w:spacing w:after="0" w:line="240" w:lineRule="auto"/>
              <w:jc w:val="center"/>
              <w:rPr>
                <w:rFonts w:ascii="Times New Roman" w:eastAsia="Times New Roman" w:hAnsi="Times New Roman" w:cs="Times New Roman"/>
                <w:b/>
                <w:bCs/>
                <w:color w:val="000000"/>
                <w:sz w:val="24"/>
                <w:szCs w:val="24"/>
              </w:rPr>
            </w:pPr>
            <w:r w:rsidRPr="00531523">
              <w:rPr>
                <w:rFonts w:ascii="Times New Roman" w:eastAsia="Times New Roman" w:hAnsi="Times New Roman" w:cs="Times New Roman"/>
                <w:b/>
                <w:bCs/>
                <w:color w:val="000000"/>
                <w:sz w:val="24"/>
                <w:szCs w:val="24"/>
              </w:rPr>
              <w:t>0.13</w:t>
            </w:r>
          </w:p>
        </w:tc>
      </w:tr>
      <w:tr w:rsidR="009A7620" w:rsidRPr="00531523" w14:paraId="0FB8814A" w14:textId="77777777" w:rsidTr="009A7620">
        <w:trPr>
          <w:trHeight w:val="287"/>
        </w:trPr>
        <w:tc>
          <w:tcPr>
            <w:tcW w:w="1253" w:type="dxa"/>
            <w:tcBorders>
              <w:top w:val="nil"/>
              <w:left w:val="nil"/>
              <w:bottom w:val="single" w:sz="4" w:space="0" w:color="auto"/>
              <w:right w:val="single" w:sz="4" w:space="0" w:color="auto"/>
            </w:tcBorders>
            <w:shd w:val="clear" w:color="auto" w:fill="auto"/>
            <w:noWrap/>
            <w:vAlign w:val="bottom"/>
            <w:hideMark/>
          </w:tcPr>
          <w:p w14:paraId="77C4F39F" w14:textId="77777777" w:rsidR="00531523" w:rsidRPr="00531523" w:rsidRDefault="00531523" w:rsidP="00531523">
            <w:pPr>
              <w:spacing w:after="0" w:line="240" w:lineRule="auto"/>
              <w:jc w:val="center"/>
              <w:rPr>
                <w:rFonts w:ascii="Times New Roman" w:eastAsia="Times New Roman" w:hAnsi="Times New Roman" w:cs="Times New Roman"/>
                <w:color w:val="000000"/>
                <w:sz w:val="24"/>
                <w:szCs w:val="24"/>
              </w:rPr>
            </w:pPr>
            <w:r w:rsidRPr="00531523">
              <w:rPr>
                <w:rFonts w:ascii="Times New Roman" w:eastAsia="Times New Roman" w:hAnsi="Times New Roman" w:cs="Times New Roman"/>
                <w:color w:val="000000"/>
                <w:sz w:val="24"/>
                <w:szCs w:val="24"/>
              </w:rPr>
              <w:t>October</w:t>
            </w:r>
          </w:p>
        </w:tc>
        <w:tc>
          <w:tcPr>
            <w:tcW w:w="717" w:type="dxa"/>
            <w:tcBorders>
              <w:top w:val="nil"/>
              <w:left w:val="single" w:sz="4" w:space="0" w:color="auto"/>
              <w:bottom w:val="single" w:sz="4" w:space="0" w:color="auto"/>
              <w:right w:val="nil"/>
            </w:tcBorders>
            <w:shd w:val="clear" w:color="auto" w:fill="auto"/>
            <w:noWrap/>
            <w:vAlign w:val="bottom"/>
            <w:hideMark/>
          </w:tcPr>
          <w:p w14:paraId="59C305E8" w14:textId="77777777" w:rsidR="00531523" w:rsidRPr="00531523" w:rsidRDefault="00531523" w:rsidP="00531523">
            <w:pPr>
              <w:spacing w:after="0" w:line="240" w:lineRule="auto"/>
              <w:jc w:val="center"/>
              <w:rPr>
                <w:rFonts w:ascii="Times New Roman" w:eastAsia="Times New Roman" w:hAnsi="Times New Roman" w:cs="Times New Roman"/>
                <w:b/>
                <w:bCs/>
                <w:color w:val="000000"/>
                <w:sz w:val="24"/>
                <w:szCs w:val="24"/>
              </w:rPr>
            </w:pPr>
            <w:r w:rsidRPr="00531523">
              <w:rPr>
                <w:rFonts w:ascii="Times New Roman" w:eastAsia="Times New Roman" w:hAnsi="Times New Roman" w:cs="Times New Roman"/>
                <w:b/>
                <w:bCs/>
                <w:color w:val="000000"/>
                <w:sz w:val="24"/>
                <w:szCs w:val="24"/>
              </w:rPr>
              <w:t>-0.11</w:t>
            </w:r>
          </w:p>
        </w:tc>
        <w:tc>
          <w:tcPr>
            <w:tcW w:w="985" w:type="dxa"/>
            <w:gridSpan w:val="2"/>
            <w:tcBorders>
              <w:top w:val="nil"/>
              <w:left w:val="nil"/>
              <w:bottom w:val="single" w:sz="4" w:space="0" w:color="auto"/>
              <w:right w:val="nil"/>
            </w:tcBorders>
            <w:shd w:val="clear" w:color="auto" w:fill="auto"/>
            <w:noWrap/>
            <w:vAlign w:val="bottom"/>
            <w:hideMark/>
          </w:tcPr>
          <w:p w14:paraId="29C68BE5" w14:textId="77777777" w:rsidR="00531523" w:rsidRPr="00531523" w:rsidRDefault="00531523" w:rsidP="00531523">
            <w:pPr>
              <w:spacing w:after="0" w:line="240" w:lineRule="auto"/>
              <w:jc w:val="center"/>
              <w:rPr>
                <w:rFonts w:ascii="Times New Roman" w:eastAsia="Times New Roman" w:hAnsi="Times New Roman" w:cs="Times New Roman"/>
                <w:color w:val="000000"/>
                <w:sz w:val="24"/>
                <w:szCs w:val="24"/>
              </w:rPr>
            </w:pPr>
            <w:r w:rsidRPr="00531523">
              <w:rPr>
                <w:rFonts w:ascii="Times New Roman" w:eastAsia="Times New Roman" w:hAnsi="Times New Roman" w:cs="Times New Roman"/>
                <w:color w:val="000000"/>
                <w:sz w:val="24"/>
                <w:szCs w:val="24"/>
              </w:rPr>
              <w:t>0.01</w:t>
            </w:r>
          </w:p>
        </w:tc>
        <w:tc>
          <w:tcPr>
            <w:tcW w:w="1165" w:type="dxa"/>
            <w:gridSpan w:val="2"/>
            <w:tcBorders>
              <w:top w:val="nil"/>
              <w:left w:val="nil"/>
              <w:bottom w:val="single" w:sz="4" w:space="0" w:color="auto"/>
              <w:right w:val="nil"/>
            </w:tcBorders>
            <w:shd w:val="clear" w:color="auto" w:fill="auto"/>
            <w:noWrap/>
            <w:vAlign w:val="bottom"/>
            <w:hideMark/>
          </w:tcPr>
          <w:p w14:paraId="40F19846" w14:textId="77777777" w:rsidR="00531523" w:rsidRPr="00531523" w:rsidRDefault="00531523" w:rsidP="00531523">
            <w:pPr>
              <w:spacing w:after="0" w:line="240" w:lineRule="auto"/>
              <w:jc w:val="center"/>
              <w:rPr>
                <w:rFonts w:ascii="Times New Roman" w:eastAsia="Times New Roman" w:hAnsi="Times New Roman" w:cs="Times New Roman"/>
                <w:b/>
                <w:bCs/>
                <w:color w:val="000000"/>
                <w:sz w:val="24"/>
                <w:szCs w:val="24"/>
              </w:rPr>
            </w:pPr>
            <w:r w:rsidRPr="00531523">
              <w:rPr>
                <w:rFonts w:ascii="Times New Roman" w:eastAsia="Times New Roman" w:hAnsi="Times New Roman" w:cs="Times New Roman"/>
                <w:b/>
                <w:bCs/>
                <w:color w:val="000000"/>
                <w:sz w:val="24"/>
                <w:szCs w:val="24"/>
              </w:rPr>
              <w:t>-0.23</w:t>
            </w:r>
          </w:p>
        </w:tc>
        <w:tc>
          <w:tcPr>
            <w:tcW w:w="1075" w:type="dxa"/>
            <w:gridSpan w:val="2"/>
            <w:tcBorders>
              <w:top w:val="nil"/>
              <w:left w:val="nil"/>
              <w:bottom w:val="single" w:sz="4" w:space="0" w:color="auto"/>
              <w:right w:val="nil"/>
            </w:tcBorders>
            <w:shd w:val="clear" w:color="auto" w:fill="auto"/>
            <w:noWrap/>
            <w:vAlign w:val="bottom"/>
            <w:hideMark/>
          </w:tcPr>
          <w:p w14:paraId="0F6B853B" w14:textId="77777777" w:rsidR="00531523" w:rsidRPr="00531523" w:rsidRDefault="00531523" w:rsidP="00531523">
            <w:pPr>
              <w:spacing w:after="0" w:line="240" w:lineRule="auto"/>
              <w:jc w:val="center"/>
              <w:rPr>
                <w:rFonts w:ascii="Times New Roman" w:eastAsia="Times New Roman" w:hAnsi="Times New Roman" w:cs="Times New Roman"/>
                <w:b/>
                <w:bCs/>
                <w:color w:val="000000"/>
                <w:sz w:val="24"/>
                <w:szCs w:val="24"/>
              </w:rPr>
            </w:pPr>
            <w:r w:rsidRPr="00531523">
              <w:rPr>
                <w:rFonts w:ascii="Times New Roman" w:eastAsia="Times New Roman" w:hAnsi="Times New Roman" w:cs="Times New Roman"/>
                <w:b/>
                <w:bCs/>
                <w:color w:val="000000"/>
                <w:sz w:val="24"/>
                <w:szCs w:val="24"/>
              </w:rPr>
              <w:t>-0.06</w:t>
            </w:r>
          </w:p>
        </w:tc>
        <w:tc>
          <w:tcPr>
            <w:tcW w:w="1523" w:type="dxa"/>
            <w:gridSpan w:val="4"/>
            <w:tcBorders>
              <w:top w:val="nil"/>
              <w:left w:val="nil"/>
              <w:bottom w:val="single" w:sz="4" w:space="0" w:color="auto"/>
              <w:right w:val="nil"/>
            </w:tcBorders>
            <w:shd w:val="clear" w:color="auto" w:fill="auto"/>
            <w:noWrap/>
            <w:vAlign w:val="bottom"/>
            <w:hideMark/>
          </w:tcPr>
          <w:p w14:paraId="2AE2ED12" w14:textId="77777777" w:rsidR="00531523" w:rsidRPr="00531523" w:rsidRDefault="00531523" w:rsidP="00531523">
            <w:pPr>
              <w:spacing w:after="0" w:line="240" w:lineRule="auto"/>
              <w:jc w:val="center"/>
              <w:rPr>
                <w:rFonts w:ascii="Times New Roman" w:eastAsia="Times New Roman" w:hAnsi="Times New Roman" w:cs="Times New Roman"/>
                <w:b/>
                <w:bCs/>
                <w:color w:val="000000"/>
                <w:sz w:val="24"/>
                <w:szCs w:val="24"/>
              </w:rPr>
            </w:pPr>
            <w:r w:rsidRPr="00531523">
              <w:rPr>
                <w:rFonts w:ascii="Times New Roman" w:eastAsia="Times New Roman" w:hAnsi="Times New Roman" w:cs="Times New Roman"/>
                <w:b/>
                <w:bCs/>
                <w:color w:val="000000"/>
                <w:sz w:val="24"/>
                <w:szCs w:val="24"/>
              </w:rPr>
              <w:t> </w:t>
            </w:r>
          </w:p>
        </w:tc>
        <w:tc>
          <w:tcPr>
            <w:tcW w:w="1201" w:type="dxa"/>
            <w:gridSpan w:val="2"/>
            <w:tcBorders>
              <w:top w:val="nil"/>
              <w:left w:val="nil"/>
              <w:bottom w:val="single" w:sz="4" w:space="0" w:color="auto"/>
              <w:right w:val="nil"/>
            </w:tcBorders>
            <w:shd w:val="clear" w:color="auto" w:fill="auto"/>
            <w:noWrap/>
            <w:vAlign w:val="bottom"/>
            <w:hideMark/>
          </w:tcPr>
          <w:p w14:paraId="5EAD8DB3" w14:textId="77777777" w:rsidR="00531523" w:rsidRPr="00531523" w:rsidRDefault="00531523" w:rsidP="00531523">
            <w:pPr>
              <w:spacing w:after="0" w:line="240" w:lineRule="auto"/>
              <w:jc w:val="center"/>
              <w:rPr>
                <w:rFonts w:ascii="Times New Roman" w:eastAsia="Times New Roman" w:hAnsi="Times New Roman" w:cs="Times New Roman"/>
                <w:b/>
                <w:bCs/>
                <w:color w:val="000000"/>
                <w:sz w:val="24"/>
                <w:szCs w:val="24"/>
              </w:rPr>
            </w:pPr>
            <w:r w:rsidRPr="00531523">
              <w:rPr>
                <w:rFonts w:ascii="Times New Roman" w:eastAsia="Times New Roman" w:hAnsi="Times New Roman" w:cs="Times New Roman"/>
                <w:b/>
                <w:bCs/>
                <w:color w:val="000000"/>
                <w:sz w:val="24"/>
                <w:szCs w:val="24"/>
              </w:rPr>
              <w:t>-0.10</w:t>
            </w:r>
          </w:p>
        </w:tc>
        <w:tc>
          <w:tcPr>
            <w:tcW w:w="1111" w:type="dxa"/>
            <w:tcBorders>
              <w:top w:val="nil"/>
              <w:left w:val="nil"/>
              <w:bottom w:val="single" w:sz="4" w:space="0" w:color="auto"/>
              <w:right w:val="nil"/>
            </w:tcBorders>
            <w:shd w:val="clear" w:color="auto" w:fill="auto"/>
            <w:noWrap/>
            <w:vAlign w:val="bottom"/>
            <w:hideMark/>
          </w:tcPr>
          <w:p w14:paraId="4321F4C7" w14:textId="77777777" w:rsidR="00531523" w:rsidRPr="00531523" w:rsidRDefault="00531523" w:rsidP="00531523">
            <w:pPr>
              <w:spacing w:after="0" w:line="240" w:lineRule="auto"/>
              <w:jc w:val="center"/>
              <w:rPr>
                <w:rFonts w:ascii="Times New Roman" w:eastAsia="Times New Roman" w:hAnsi="Times New Roman" w:cs="Times New Roman"/>
                <w:b/>
                <w:bCs/>
                <w:color w:val="000000"/>
                <w:sz w:val="24"/>
                <w:szCs w:val="24"/>
              </w:rPr>
            </w:pPr>
            <w:r w:rsidRPr="00531523">
              <w:rPr>
                <w:rFonts w:ascii="Times New Roman" w:eastAsia="Times New Roman" w:hAnsi="Times New Roman" w:cs="Times New Roman"/>
                <w:b/>
                <w:bCs/>
                <w:color w:val="000000"/>
                <w:sz w:val="24"/>
                <w:szCs w:val="24"/>
              </w:rPr>
              <w:t>-0.24</w:t>
            </w:r>
          </w:p>
        </w:tc>
        <w:tc>
          <w:tcPr>
            <w:tcW w:w="1049" w:type="dxa"/>
            <w:gridSpan w:val="2"/>
            <w:tcBorders>
              <w:top w:val="nil"/>
              <w:left w:val="nil"/>
              <w:bottom w:val="single" w:sz="4" w:space="0" w:color="auto"/>
              <w:right w:val="nil"/>
            </w:tcBorders>
            <w:shd w:val="clear" w:color="auto" w:fill="auto"/>
            <w:noWrap/>
            <w:vAlign w:val="bottom"/>
            <w:hideMark/>
          </w:tcPr>
          <w:p w14:paraId="08B84D97" w14:textId="77777777" w:rsidR="00531523" w:rsidRPr="00531523" w:rsidRDefault="00531523" w:rsidP="00531523">
            <w:pPr>
              <w:spacing w:after="0" w:line="240" w:lineRule="auto"/>
              <w:jc w:val="center"/>
              <w:rPr>
                <w:rFonts w:ascii="Times New Roman" w:eastAsia="Times New Roman" w:hAnsi="Times New Roman" w:cs="Times New Roman"/>
                <w:color w:val="000000"/>
                <w:sz w:val="24"/>
                <w:szCs w:val="24"/>
              </w:rPr>
            </w:pPr>
            <w:r w:rsidRPr="00531523">
              <w:rPr>
                <w:rFonts w:ascii="Times New Roman" w:eastAsia="Times New Roman" w:hAnsi="Times New Roman" w:cs="Times New Roman"/>
                <w:color w:val="000000"/>
                <w:sz w:val="24"/>
                <w:szCs w:val="24"/>
              </w:rPr>
              <w:t>-0.08</w:t>
            </w:r>
          </w:p>
        </w:tc>
        <w:tc>
          <w:tcPr>
            <w:tcW w:w="1175" w:type="dxa"/>
            <w:tcBorders>
              <w:top w:val="nil"/>
              <w:left w:val="nil"/>
              <w:bottom w:val="single" w:sz="4" w:space="0" w:color="auto"/>
              <w:right w:val="nil"/>
            </w:tcBorders>
            <w:shd w:val="clear" w:color="auto" w:fill="auto"/>
            <w:noWrap/>
            <w:vAlign w:val="bottom"/>
            <w:hideMark/>
          </w:tcPr>
          <w:p w14:paraId="21853E6C" w14:textId="77777777" w:rsidR="00531523" w:rsidRPr="00531523" w:rsidRDefault="00531523" w:rsidP="00531523">
            <w:pPr>
              <w:spacing w:after="0" w:line="240" w:lineRule="auto"/>
              <w:jc w:val="center"/>
              <w:rPr>
                <w:rFonts w:ascii="Times New Roman" w:eastAsia="Times New Roman" w:hAnsi="Times New Roman" w:cs="Times New Roman"/>
                <w:color w:val="000000"/>
                <w:sz w:val="24"/>
                <w:szCs w:val="24"/>
              </w:rPr>
            </w:pPr>
            <w:r w:rsidRPr="00531523">
              <w:rPr>
                <w:rFonts w:ascii="Times New Roman" w:eastAsia="Times New Roman" w:hAnsi="Times New Roman" w:cs="Times New Roman"/>
                <w:color w:val="000000"/>
                <w:sz w:val="24"/>
                <w:szCs w:val="24"/>
              </w:rPr>
              <w:t>-0.04</w:t>
            </w:r>
          </w:p>
        </w:tc>
      </w:tr>
      <w:tr w:rsidR="009A7620" w:rsidRPr="00531523" w14:paraId="436B1F17" w14:textId="77777777" w:rsidTr="009A7620">
        <w:trPr>
          <w:trHeight w:val="287"/>
        </w:trPr>
        <w:tc>
          <w:tcPr>
            <w:tcW w:w="1253" w:type="dxa"/>
            <w:tcBorders>
              <w:top w:val="single" w:sz="4" w:space="0" w:color="auto"/>
              <w:left w:val="nil"/>
              <w:bottom w:val="nil"/>
              <w:right w:val="nil"/>
            </w:tcBorders>
            <w:shd w:val="clear" w:color="auto" w:fill="auto"/>
            <w:noWrap/>
            <w:vAlign w:val="bottom"/>
            <w:hideMark/>
          </w:tcPr>
          <w:p w14:paraId="3444B55F" w14:textId="77777777" w:rsidR="00531523" w:rsidRPr="00531523" w:rsidRDefault="00531523" w:rsidP="00531523">
            <w:pPr>
              <w:spacing w:after="0" w:line="240" w:lineRule="auto"/>
              <w:jc w:val="center"/>
              <w:rPr>
                <w:rFonts w:ascii="Times New Roman" w:eastAsia="Times New Roman" w:hAnsi="Times New Roman" w:cs="Times New Roman"/>
                <w:color w:val="000000"/>
                <w:sz w:val="24"/>
                <w:szCs w:val="24"/>
              </w:rPr>
            </w:pPr>
          </w:p>
        </w:tc>
        <w:tc>
          <w:tcPr>
            <w:tcW w:w="1016" w:type="dxa"/>
            <w:gridSpan w:val="2"/>
            <w:tcBorders>
              <w:top w:val="single" w:sz="4" w:space="0" w:color="auto"/>
              <w:left w:val="nil"/>
              <w:bottom w:val="nil"/>
              <w:right w:val="nil"/>
            </w:tcBorders>
            <w:shd w:val="clear" w:color="auto" w:fill="auto"/>
            <w:noWrap/>
            <w:vAlign w:val="bottom"/>
            <w:hideMark/>
          </w:tcPr>
          <w:p w14:paraId="4AEECDE9" w14:textId="77777777" w:rsidR="00531523" w:rsidRPr="00531523" w:rsidRDefault="00531523" w:rsidP="00531523">
            <w:pPr>
              <w:spacing w:after="0" w:line="240" w:lineRule="auto"/>
              <w:jc w:val="center"/>
              <w:rPr>
                <w:rFonts w:ascii="Times New Roman" w:eastAsia="Times New Roman" w:hAnsi="Times New Roman" w:cs="Times New Roman"/>
                <w:sz w:val="20"/>
                <w:szCs w:val="20"/>
              </w:rPr>
            </w:pPr>
          </w:p>
        </w:tc>
        <w:tc>
          <w:tcPr>
            <w:tcW w:w="1254" w:type="dxa"/>
            <w:gridSpan w:val="2"/>
            <w:tcBorders>
              <w:top w:val="single" w:sz="4" w:space="0" w:color="auto"/>
              <w:left w:val="nil"/>
              <w:right w:val="nil"/>
            </w:tcBorders>
            <w:shd w:val="clear" w:color="auto" w:fill="auto"/>
            <w:noWrap/>
            <w:vAlign w:val="bottom"/>
            <w:hideMark/>
          </w:tcPr>
          <w:p w14:paraId="465E39AA" w14:textId="77777777" w:rsidR="00531523" w:rsidRPr="00531523" w:rsidRDefault="00531523" w:rsidP="00531523">
            <w:pPr>
              <w:spacing w:after="0" w:line="240" w:lineRule="auto"/>
              <w:jc w:val="center"/>
              <w:rPr>
                <w:rFonts w:ascii="Times New Roman" w:eastAsia="Times New Roman" w:hAnsi="Times New Roman" w:cs="Times New Roman"/>
                <w:sz w:val="20"/>
                <w:szCs w:val="20"/>
              </w:rPr>
            </w:pPr>
          </w:p>
        </w:tc>
        <w:tc>
          <w:tcPr>
            <w:tcW w:w="971" w:type="dxa"/>
            <w:gridSpan w:val="2"/>
            <w:tcBorders>
              <w:top w:val="single" w:sz="4" w:space="0" w:color="auto"/>
              <w:left w:val="nil"/>
              <w:bottom w:val="nil"/>
              <w:right w:val="nil"/>
            </w:tcBorders>
            <w:shd w:val="clear" w:color="auto" w:fill="auto"/>
            <w:noWrap/>
            <w:vAlign w:val="bottom"/>
            <w:hideMark/>
          </w:tcPr>
          <w:p w14:paraId="27D6F651" w14:textId="77777777" w:rsidR="00531523" w:rsidRPr="00531523" w:rsidRDefault="00531523" w:rsidP="00531523">
            <w:pPr>
              <w:spacing w:after="0" w:line="240" w:lineRule="auto"/>
              <w:jc w:val="center"/>
              <w:rPr>
                <w:rFonts w:ascii="Times New Roman" w:eastAsia="Times New Roman" w:hAnsi="Times New Roman" w:cs="Times New Roman"/>
                <w:sz w:val="20"/>
                <w:szCs w:val="20"/>
              </w:rPr>
            </w:pPr>
          </w:p>
        </w:tc>
        <w:tc>
          <w:tcPr>
            <w:tcW w:w="1146" w:type="dxa"/>
            <w:gridSpan w:val="3"/>
            <w:tcBorders>
              <w:top w:val="single" w:sz="4" w:space="0" w:color="auto"/>
              <w:left w:val="nil"/>
              <w:bottom w:val="nil"/>
              <w:right w:val="nil"/>
            </w:tcBorders>
            <w:shd w:val="clear" w:color="auto" w:fill="auto"/>
            <w:noWrap/>
            <w:vAlign w:val="bottom"/>
            <w:hideMark/>
          </w:tcPr>
          <w:p w14:paraId="7CB446CE" w14:textId="77777777" w:rsidR="00531523" w:rsidRPr="00531523" w:rsidRDefault="00531523" w:rsidP="00531523">
            <w:pPr>
              <w:spacing w:after="0" w:line="240" w:lineRule="auto"/>
              <w:jc w:val="center"/>
              <w:rPr>
                <w:rFonts w:ascii="Times New Roman" w:eastAsia="Times New Roman" w:hAnsi="Times New Roman" w:cs="Times New Roman"/>
                <w:sz w:val="20"/>
                <w:szCs w:val="20"/>
              </w:rPr>
            </w:pPr>
          </w:p>
        </w:tc>
        <w:tc>
          <w:tcPr>
            <w:tcW w:w="971" w:type="dxa"/>
            <w:tcBorders>
              <w:top w:val="single" w:sz="4" w:space="0" w:color="auto"/>
              <w:left w:val="nil"/>
              <w:bottom w:val="nil"/>
              <w:right w:val="nil"/>
            </w:tcBorders>
            <w:shd w:val="clear" w:color="auto" w:fill="auto"/>
            <w:noWrap/>
            <w:vAlign w:val="bottom"/>
            <w:hideMark/>
          </w:tcPr>
          <w:p w14:paraId="2B0D54AF" w14:textId="77777777" w:rsidR="00531523" w:rsidRPr="00531523" w:rsidRDefault="00531523" w:rsidP="00531523">
            <w:pPr>
              <w:spacing w:after="0" w:line="240" w:lineRule="auto"/>
              <w:jc w:val="center"/>
              <w:rPr>
                <w:rFonts w:ascii="Times New Roman" w:eastAsia="Times New Roman" w:hAnsi="Times New Roman" w:cs="Times New Roman"/>
                <w:sz w:val="20"/>
                <w:szCs w:val="20"/>
              </w:rPr>
            </w:pPr>
          </w:p>
        </w:tc>
        <w:tc>
          <w:tcPr>
            <w:tcW w:w="1148" w:type="dxa"/>
            <w:gridSpan w:val="2"/>
            <w:tcBorders>
              <w:top w:val="single" w:sz="4" w:space="0" w:color="auto"/>
              <w:left w:val="nil"/>
              <w:bottom w:val="nil"/>
              <w:right w:val="nil"/>
            </w:tcBorders>
            <w:shd w:val="clear" w:color="auto" w:fill="auto"/>
            <w:noWrap/>
            <w:vAlign w:val="bottom"/>
            <w:hideMark/>
          </w:tcPr>
          <w:p w14:paraId="39767D30" w14:textId="77777777" w:rsidR="00531523" w:rsidRPr="00531523" w:rsidRDefault="00531523" w:rsidP="00531523">
            <w:pPr>
              <w:spacing w:after="0" w:line="240" w:lineRule="auto"/>
              <w:jc w:val="center"/>
              <w:rPr>
                <w:rFonts w:ascii="Times New Roman" w:eastAsia="Times New Roman" w:hAnsi="Times New Roman" w:cs="Times New Roman"/>
                <w:sz w:val="20"/>
                <w:szCs w:val="20"/>
              </w:rPr>
            </w:pPr>
          </w:p>
        </w:tc>
        <w:tc>
          <w:tcPr>
            <w:tcW w:w="1866" w:type="dxa"/>
            <w:gridSpan w:val="3"/>
            <w:tcBorders>
              <w:top w:val="single" w:sz="4" w:space="0" w:color="auto"/>
              <w:left w:val="nil"/>
              <w:bottom w:val="nil"/>
              <w:right w:val="nil"/>
            </w:tcBorders>
            <w:shd w:val="clear" w:color="auto" w:fill="auto"/>
            <w:noWrap/>
            <w:vAlign w:val="bottom"/>
            <w:hideMark/>
          </w:tcPr>
          <w:p w14:paraId="11AD7C72" w14:textId="77777777" w:rsidR="00531523" w:rsidRPr="00531523" w:rsidRDefault="00531523" w:rsidP="00531523">
            <w:pPr>
              <w:spacing w:after="0" w:line="240" w:lineRule="auto"/>
              <w:jc w:val="center"/>
              <w:rPr>
                <w:rFonts w:ascii="Times New Roman" w:eastAsia="Times New Roman" w:hAnsi="Times New Roman" w:cs="Times New Roman"/>
                <w:sz w:val="20"/>
                <w:szCs w:val="20"/>
              </w:rPr>
            </w:pPr>
          </w:p>
        </w:tc>
        <w:tc>
          <w:tcPr>
            <w:tcW w:w="455" w:type="dxa"/>
            <w:tcBorders>
              <w:top w:val="single" w:sz="4" w:space="0" w:color="auto"/>
              <w:left w:val="nil"/>
              <w:bottom w:val="nil"/>
              <w:right w:val="nil"/>
            </w:tcBorders>
            <w:shd w:val="clear" w:color="auto" w:fill="auto"/>
            <w:noWrap/>
            <w:vAlign w:val="bottom"/>
            <w:hideMark/>
          </w:tcPr>
          <w:p w14:paraId="478BEB5E" w14:textId="77777777" w:rsidR="00531523" w:rsidRPr="00531523" w:rsidRDefault="00531523" w:rsidP="00531523">
            <w:pPr>
              <w:spacing w:after="0" w:line="240" w:lineRule="auto"/>
              <w:jc w:val="center"/>
              <w:rPr>
                <w:rFonts w:ascii="Times New Roman" w:eastAsia="Times New Roman" w:hAnsi="Times New Roman" w:cs="Times New Roman"/>
                <w:sz w:val="20"/>
                <w:szCs w:val="20"/>
              </w:rPr>
            </w:pPr>
          </w:p>
        </w:tc>
        <w:tc>
          <w:tcPr>
            <w:tcW w:w="1175" w:type="dxa"/>
            <w:tcBorders>
              <w:top w:val="single" w:sz="4" w:space="0" w:color="auto"/>
              <w:left w:val="nil"/>
              <w:bottom w:val="nil"/>
              <w:right w:val="nil"/>
            </w:tcBorders>
            <w:shd w:val="clear" w:color="auto" w:fill="auto"/>
            <w:noWrap/>
            <w:vAlign w:val="bottom"/>
            <w:hideMark/>
          </w:tcPr>
          <w:p w14:paraId="5DD159B3" w14:textId="77777777" w:rsidR="00531523" w:rsidRPr="00531523" w:rsidRDefault="00531523" w:rsidP="00531523">
            <w:pPr>
              <w:spacing w:after="0" w:line="240" w:lineRule="auto"/>
              <w:jc w:val="center"/>
              <w:rPr>
                <w:rFonts w:ascii="Times New Roman" w:eastAsia="Times New Roman" w:hAnsi="Times New Roman" w:cs="Times New Roman"/>
                <w:sz w:val="20"/>
                <w:szCs w:val="20"/>
              </w:rPr>
            </w:pPr>
          </w:p>
        </w:tc>
      </w:tr>
      <w:tr w:rsidR="009A7620" w:rsidRPr="00531523" w14:paraId="6FD8928B" w14:textId="77777777" w:rsidTr="009A7620">
        <w:trPr>
          <w:trHeight w:val="287"/>
        </w:trPr>
        <w:tc>
          <w:tcPr>
            <w:tcW w:w="1253" w:type="dxa"/>
            <w:tcBorders>
              <w:top w:val="nil"/>
              <w:left w:val="nil"/>
              <w:bottom w:val="nil"/>
              <w:right w:val="nil"/>
            </w:tcBorders>
            <w:shd w:val="clear" w:color="auto" w:fill="auto"/>
            <w:noWrap/>
            <w:vAlign w:val="bottom"/>
            <w:hideMark/>
          </w:tcPr>
          <w:p w14:paraId="7F9480E1" w14:textId="77777777" w:rsidR="00531523" w:rsidRPr="00531523" w:rsidRDefault="00531523" w:rsidP="00531523">
            <w:pPr>
              <w:spacing w:after="0" w:line="240" w:lineRule="auto"/>
              <w:jc w:val="center"/>
              <w:rPr>
                <w:rFonts w:ascii="Times New Roman" w:eastAsia="Times New Roman" w:hAnsi="Times New Roman" w:cs="Times New Roman"/>
                <w:sz w:val="20"/>
                <w:szCs w:val="20"/>
              </w:rPr>
            </w:pPr>
          </w:p>
        </w:tc>
        <w:tc>
          <w:tcPr>
            <w:tcW w:w="1016" w:type="dxa"/>
            <w:gridSpan w:val="2"/>
            <w:tcBorders>
              <w:top w:val="nil"/>
              <w:left w:val="nil"/>
              <w:bottom w:val="nil"/>
              <w:right w:val="nil"/>
            </w:tcBorders>
            <w:shd w:val="clear" w:color="auto" w:fill="auto"/>
            <w:noWrap/>
            <w:vAlign w:val="bottom"/>
            <w:hideMark/>
          </w:tcPr>
          <w:p w14:paraId="7F213B89" w14:textId="77777777" w:rsidR="00531523" w:rsidRPr="00531523" w:rsidRDefault="00531523" w:rsidP="00531523">
            <w:pPr>
              <w:spacing w:after="0" w:line="240" w:lineRule="auto"/>
              <w:jc w:val="center"/>
              <w:rPr>
                <w:rFonts w:ascii="Times New Roman" w:eastAsia="Times New Roman" w:hAnsi="Times New Roman" w:cs="Times New Roman"/>
                <w:sz w:val="20"/>
                <w:szCs w:val="20"/>
              </w:rPr>
            </w:pPr>
          </w:p>
        </w:tc>
        <w:tc>
          <w:tcPr>
            <w:tcW w:w="1254" w:type="dxa"/>
            <w:gridSpan w:val="2"/>
            <w:tcBorders>
              <w:top w:val="nil"/>
              <w:left w:val="nil"/>
              <w:right w:val="single" w:sz="4" w:space="0" w:color="auto"/>
            </w:tcBorders>
            <w:shd w:val="clear" w:color="D9D9D9" w:fill="D9D9D9"/>
            <w:noWrap/>
            <w:vAlign w:val="bottom"/>
            <w:hideMark/>
          </w:tcPr>
          <w:p w14:paraId="38F5E417" w14:textId="77777777" w:rsidR="00531523" w:rsidRPr="00531523" w:rsidRDefault="00531523" w:rsidP="00531523">
            <w:pPr>
              <w:spacing w:after="0" w:line="240" w:lineRule="auto"/>
              <w:jc w:val="center"/>
              <w:rPr>
                <w:rFonts w:ascii="Times New Roman" w:eastAsia="Times New Roman" w:hAnsi="Times New Roman" w:cs="Times New Roman"/>
                <w:color w:val="000000"/>
                <w:sz w:val="24"/>
                <w:szCs w:val="24"/>
              </w:rPr>
            </w:pPr>
            <w:r w:rsidRPr="00531523">
              <w:rPr>
                <w:rFonts w:ascii="Times New Roman" w:eastAsia="Times New Roman" w:hAnsi="Times New Roman" w:cs="Times New Roman"/>
                <w:color w:val="000000"/>
                <w:sz w:val="24"/>
                <w:szCs w:val="24"/>
              </w:rPr>
              <w:t> </w:t>
            </w:r>
          </w:p>
        </w:tc>
        <w:tc>
          <w:tcPr>
            <w:tcW w:w="971" w:type="dxa"/>
            <w:gridSpan w:val="2"/>
            <w:tcBorders>
              <w:top w:val="nil"/>
              <w:left w:val="single" w:sz="4" w:space="0" w:color="auto"/>
              <w:bottom w:val="nil"/>
              <w:right w:val="nil"/>
            </w:tcBorders>
            <w:shd w:val="clear" w:color="D9D9D9" w:fill="D9D9D9"/>
            <w:noWrap/>
            <w:vAlign w:val="bottom"/>
            <w:hideMark/>
          </w:tcPr>
          <w:p w14:paraId="4C3C20CB" w14:textId="77777777" w:rsidR="00531523" w:rsidRPr="00531523" w:rsidRDefault="00531523" w:rsidP="00531523">
            <w:pPr>
              <w:spacing w:after="0" w:line="240" w:lineRule="auto"/>
              <w:jc w:val="center"/>
              <w:rPr>
                <w:rFonts w:ascii="Times New Roman" w:eastAsia="Times New Roman" w:hAnsi="Times New Roman" w:cs="Times New Roman"/>
                <w:color w:val="000000"/>
                <w:sz w:val="24"/>
                <w:szCs w:val="24"/>
              </w:rPr>
            </w:pPr>
            <w:r w:rsidRPr="00531523">
              <w:rPr>
                <w:rFonts w:ascii="Times New Roman" w:eastAsia="Times New Roman" w:hAnsi="Times New Roman" w:cs="Times New Roman"/>
                <w:color w:val="000000"/>
                <w:sz w:val="24"/>
                <w:szCs w:val="24"/>
              </w:rPr>
              <w:t> </w:t>
            </w:r>
          </w:p>
        </w:tc>
        <w:tc>
          <w:tcPr>
            <w:tcW w:w="3266" w:type="dxa"/>
            <w:gridSpan w:val="6"/>
            <w:tcBorders>
              <w:top w:val="nil"/>
              <w:left w:val="nil"/>
              <w:bottom w:val="nil"/>
              <w:right w:val="nil"/>
            </w:tcBorders>
            <w:shd w:val="clear" w:color="D9D9D9" w:fill="D9D9D9"/>
            <w:noWrap/>
            <w:vAlign w:val="bottom"/>
            <w:hideMark/>
          </w:tcPr>
          <w:p w14:paraId="39C2EECD" w14:textId="77777777" w:rsidR="00531523" w:rsidRPr="00531523" w:rsidRDefault="00531523" w:rsidP="00531523">
            <w:pPr>
              <w:spacing w:after="0" w:line="240" w:lineRule="auto"/>
              <w:jc w:val="center"/>
              <w:rPr>
                <w:rFonts w:ascii="Times New Roman" w:eastAsia="Times New Roman" w:hAnsi="Times New Roman" w:cs="Times New Roman"/>
                <w:color w:val="000000"/>
                <w:sz w:val="24"/>
                <w:szCs w:val="24"/>
              </w:rPr>
            </w:pPr>
            <w:r w:rsidRPr="00531523">
              <w:rPr>
                <w:rFonts w:ascii="Times New Roman" w:eastAsia="Times New Roman" w:hAnsi="Times New Roman" w:cs="Times New Roman"/>
                <w:color w:val="000000"/>
                <w:sz w:val="24"/>
                <w:szCs w:val="24"/>
              </w:rPr>
              <w:t>N. Carolina</w:t>
            </w:r>
          </w:p>
        </w:tc>
        <w:tc>
          <w:tcPr>
            <w:tcW w:w="1866" w:type="dxa"/>
            <w:gridSpan w:val="3"/>
            <w:tcBorders>
              <w:top w:val="nil"/>
              <w:left w:val="nil"/>
              <w:bottom w:val="nil"/>
              <w:right w:val="nil"/>
            </w:tcBorders>
            <w:shd w:val="clear" w:color="D9D9D9" w:fill="D9D9D9"/>
            <w:noWrap/>
            <w:vAlign w:val="bottom"/>
            <w:hideMark/>
          </w:tcPr>
          <w:p w14:paraId="06500D43" w14:textId="77777777" w:rsidR="00531523" w:rsidRPr="00531523" w:rsidRDefault="00531523" w:rsidP="00531523">
            <w:pPr>
              <w:spacing w:after="0" w:line="240" w:lineRule="auto"/>
              <w:jc w:val="center"/>
              <w:rPr>
                <w:rFonts w:ascii="Times New Roman" w:eastAsia="Times New Roman" w:hAnsi="Times New Roman" w:cs="Times New Roman"/>
                <w:color w:val="000000"/>
                <w:sz w:val="24"/>
                <w:szCs w:val="24"/>
              </w:rPr>
            </w:pPr>
            <w:r w:rsidRPr="00531523">
              <w:rPr>
                <w:rFonts w:ascii="Times New Roman" w:eastAsia="Times New Roman" w:hAnsi="Times New Roman" w:cs="Times New Roman"/>
                <w:color w:val="000000"/>
                <w:sz w:val="24"/>
                <w:szCs w:val="24"/>
              </w:rPr>
              <w:t> </w:t>
            </w:r>
          </w:p>
        </w:tc>
        <w:tc>
          <w:tcPr>
            <w:tcW w:w="455" w:type="dxa"/>
            <w:tcBorders>
              <w:top w:val="nil"/>
              <w:left w:val="nil"/>
              <w:bottom w:val="nil"/>
              <w:right w:val="nil"/>
            </w:tcBorders>
            <w:shd w:val="clear" w:color="auto" w:fill="auto"/>
            <w:noWrap/>
            <w:vAlign w:val="bottom"/>
            <w:hideMark/>
          </w:tcPr>
          <w:p w14:paraId="48196E33" w14:textId="77777777" w:rsidR="00531523" w:rsidRPr="00531523" w:rsidRDefault="00531523" w:rsidP="00531523">
            <w:pPr>
              <w:spacing w:after="0" w:line="240" w:lineRule="auto"/>
              <w:jc w:val="center"/>
              <w:rPr>
                <w:rFonts w:ascii="Times New Roman" w:eastAsia="Times New Roman" w:hAnsi="Times New Roman" w:cs="Times New Roman"/>
                <w:color w:val="000000"/>
                <w:sz w:val="24"/>
                <w:szCs w:val="24"/>
              </w:rPr>
            </w:pPr>
          </w:p>
        </w:tc>
        <w:tc>
          <w:tcPr>
            <w:tcW w:w="1175" w:type="dxa"/>
            <w:tcBorders>
              <w:top w:val="nil"/>
              <w:left w:val="nil"/>
              <w:bottom w:val="nil"/>
              <w:right w:val="nil"/>
            </w:tcBorders>
            <w:shd w:val="clear" w:color="auto" w:fill="auto"/>
            <w:noWrap/>
            <w:vAlign w:val="bottom"/>
            <w:hideMark/>
          </w:tcPr>
          <w:p w14:paraId="12A57079" w14:textId="77777777" w:rsidR="00531523" w:rsidRPr="00531523" w:rsidRDefault="00531523" w:rsidP="00531523">
            <w:pPr>
              <w:spacing w:after="0" w:line="240" w:lineRule="auto"/>
              <w:jc w:val="center"/>
              <w:rPr>
                <w:rFonts w:ascii="Times New Roman" w:eastAsia="Times New Roman" w:hAnsi="Times New Roman" w:cs="Times New Roman"/>
                <w:sz w:val="20"/>
                <w:szCs w:val="20"/>
              </w:rPr>
            </w:pPr>
          </w:p>
        </w:tc>
      </w:tr>
      <w:tr w:rsidR="009A7620" w:rsidRPr="00531523" w14:paraId="421FD627" w14:textId="77777777" w:rsidTr="009A7620">
        <w:trPr>
          <w:trHeight w:val="287"/>
        </w:trPr>
        <w:tc>
          <w:tcPr>
            <w:tcW w:w="1253" w:type="dxa"/>
            <w:tcBorders>
              <w:top w:val="nil"/>
              <w:left w:val="nil"/>
              <w:bottom w:val="nil"/>
              <w:right w:val="nil"/>
            </w:tcBorders>
            <w:shd w:val="clear" w:color="auto" w:fill="auto"/>
            <w:noWrap/>
            <w:vAlign w:val="bottom"/>
            <w:hideMark/>
          </w:tcPr>
          <w:p w14:paraId="627ACE5D" w14:textId="77777777" w:rsidR="00531523" w:rsidRPr="00531523" w:rsidRDefault="00531523" w:rsidP="00531523">
            <w:pPr>
              <w:spacing w:after="0" w:line="240" w:lineRule="auto"/>
              <w:jc w:val="center"/>
              <w:rPr>
                <w:rFonts w:ascii="Times New Roman" w:eastAsia="Times New Roman" w:hAnsi="Times New Roman" w:cs="Times New Roman"/>
                <w:sz w:val="20"/>
                <w:szCs w:val="20"/>
              </w:rPr>
            </w:pPr>
          </w:p>
        </w:tc>
        <w:tc>
          <w:tcPr>
            <w:tcW w:w="1016" w:type="dxa"/>
            <w:gridSpan w:val="2"/>
            <w:tcBorders>
              <w:top w:val="nil"/>
              <w:left w:val="nil"/>
              <w:bottom w:val="nil"/>
              <w:right w:val="nil"/>
            </w:tcBorders>
            <w:shd w:val="clear" w:color="auto" w:fill="auto"/>
            <w:noWrap/>
            <w:vAlign w:val="bottom"/>
            <w:hideMark/>
          </w:tcPr>
          <w:p w14:paraId="1C4BA6F8" w14:textId="77777777" w:rsidR="00531523" w:rsidRPr="00531523" w:rsidRDefault="00531523" w:rsidP="00531523">
            <w:pPr>
              <w:spacing w:after="0" w:line="240" w:lineRule="auto"/>
              <w:jc w:val="center"/>
              <w:rPr>
                <w:rFonts w:ascii="Times New Roman" w:eastAsia="Times New Roman" w:hAnsi="Times New Roman" w:cs="Times New Roman"/>
                <w:sz w:val="20"/>
                <w:szCs w:val="20"/>
              </w:rPr>
            </w:pPr>
          </w:p>
        </w:tc>
        <w:tc>
          <w:tcPr>
            <w:tcW w:w="1254" w:type="dxa"/>
            <w:gridSpan w:val="2"/>
            <w:tcBorders>
              <w:top w:val="nil"/>
              <w:left w:val="nil"/>
              <w:bottom w:val="single" w:sz="4" w:space="0" w:color="auto"/>
              <w:right w:val="single" w:sz="4" w:space="0" w:color="auto"/>
            </w:tcBorders>
            <w:shd w:val="clear" w:color="auto" w:fill="auto"/>
            <w:noWrap/>
            <w:vAlign w:val="bottom"/>
            <w:hideMark/>
          </w:tcPr>
          <w:p w14:paraId="1D514220" w14:textId="77777777" w:rsidR="00531523" w:rsidRPr="00531523" w:rsidRDefault="00531523" w:rsidP="00531523">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color w:val="000000"/>
                <w:sz w:val="24"/>
                <w:szCs w:val="24"/>
              </w:rPr>
              <w:t>Month</w:t>
            </w:r>
          </w:p>
        </w:tc>
        <w:tc>
          <w:tcPr>
            <w:tcW w:w="971" w:type="dxa"/>
            <w:gridSpan w:val="2"/>
            <w:tcBorders>
              <w:top w:val="nil"/>
              <w:left w:val="single" w:sz="4" w:space="0" w:color="auto"/>
              <w:bottom w:val="nil"/>
              <w:right w:val="nil"/>
            </w:tcBorders>
            <w:shd w:val="clear" w:color="auto" w:fill="auto"/>
            <w:noWrap/>
            <w:vAlign w:val="bottom"/>
            <w:hideMark/>
          </w:tcPr>
          <w:p w14:paraId="51628AC8" w14:textId="77777777" w:rsidR="00531523" w:rsidRPr="00531523" w:rsidRDefault="00531523" w:rsidP="00531523">
            <w:pPr>
              <w:spacing w:after="0" w:line="240" w:lineRule="auto"/>
              <w:jc w:val="center"/>
              <w:rPr>
                <w:rFonts w:ascii="Times New Roman" w:eastAsia="Times New Roman" w:hAnsi="Times New Roman" w:cs="Times New Roman"/>
                <w:color w:val="000000"/>
                <w:sz w:val="24"/>
                <w:szCs w:val="24"/>
              </w:rPr>
            </w:pPr>
            <w:r w:rsidRPr="00531523">
              <w:rPr>
                <w:rFonts w:ascii="Times New Roman" w:eastAsia="Times New Roman" w:hAnsi="Times New Roman" w:cs="Times New Roman"/>
                <w:color w:val="000000"/>
                <w:sz w:val="24"/>
                <w:szCs w:val="24"/>
              </w:rPr>
              <w:t>Corn</w:t>
            </w:r>
          </w:p>
        </w:tc>
        <w:tc>
          <w:tcPr>
            <w:tcW w:w="1146" w:type="dxa"/>
            <w:gridSpan w:val="3"/>
            <w:tcBorders>
              <w:top w:val="nil"/>
              <w:left w:val="nil"/>
              <w:bottom w:val="nil"/>
              <w:right w:val="nil"/>
            </w:tcBorders>
            <w:shd w:val="clear" w:color="auto" w:fill="auto"/>
            <w:noWrap/>
            <w:vAlign w:val="bottom"/>
            <w:hideMark/>
          </w:tcPr>
          <w:p w14:paraId="4C730D99" w14:textId="77777777" w:rsidR="00531523" w:rsidRPr="00531523" w:rsidRDefault="00531523" w:rsidP="00531523">
            <w:pPr>
              <w:spacing w:after="0" w:line="240" w:lineRule="auto"/>
              <w:jc w:val="center"/>
              <w:rPr>
                <w:rFonts w:ascii="Times New Roman" w:eastAsia="Times New Roman" w:hAnsi="Times New Roman" w:cs="Times New Roman"/>
                <w:color w:val="000000"/>
                <w:sz w:val="24"/>
                <w:szCs w:val="24"/>
              </w:rPr>
            </w:pPr>
            <w:r w:rsidRPr="00531523">
              <w:rPr>
                <w:rFonts w:ascii="Times New Roman" w:eastAsia="Times New Roman" w:hAnsi="Times New Roman" w:cs="Times New Roman"/>
                <w:color w:val="000000"/>
                <w:sz w:val="24"/>
                <w:szCs w:val="24"/>
              </w:rPr>
              <w:t>Cotton</w:t>
            </w:r>
          </w:p>
        </w:tc>
        <w:tc>
          <w:tcPr>
            <w:tcW w:w="971" w:type="dxa"/>
            <w:tcBorders>
              <w:top w:val="nil"/>
              <w:left w:val="nil"/>
              <w:bottom w:val="nil"/>
              <w:right w:val="nil"/>
            </w:tcBorders>
            <w:shd w:val="clear" w:color="auto" w:fill="auto"/>
            <w:noWrap/>
            <w:vAlign w:val="bottom"/>
            <w:hideMark/>
          </w:tcPr>
          <w:p w14:paraId="74DD727B" w14:textId="77777777" w:rsidR="00531523" w:rsidRPr="00531523" w:rsidRDefault="00531523" w:rsidP="00531523">
            <w:pPr>
              <w:spacing w:after="0" w:line="240" w:lineRule="auto"/>
              <w:jc w:val="center"/>
              <w:rPr>
                <w:rFonts w:ascii="Times New Roman" w:eastAsia="Times New Roman" w:hAnsi="Times New Roman" w:cs="Times New Roman"/>
                <w:color w:val="000000"/>
                <w:sz w:val="24"/>
                <w:szCs w:val="24"/>
              </w:rPr>
            </w:pPr>
            <w:r w:rsidRPr="00531523">
              <w:rPr>
                <w:rFonts w:ascii="Times New Roman" w:eastAsia="Times New Roman" w:hAnsi="Times New Roman" w:cs="Times New Roman"/>
                <w:color w:val="000000"/>
                <w:sz w:val="24"/>
                <w:szCs w:val="24"/>
              </w:rPr>
              <w:t>Peanuts</w:t>
            </w:r>
          </w:p>
        </w:tc>
        <w:tc>
          <w:tcPr>
            <w:tcW w:w="1148" w:type="dxa"/>
            <w:gridSpan w:val="2"/>
            <w:tcBorders>
              <w:top w:val="nil"/>
              <w:left w:val="nil"/>
              <w:bottom w:val="nil"/>
              <w:right w:val="nil"/>
            </w:tcBorders>
            <w:shd w:val="clear" w:color="auto" w:fill="auto"/>
            <w:noWrap/>
            <w:vAlign w:val="bottom"/>
            <w:hideMark/>
          </w:tcPr>
          <w:p w14:paraId="6E7DD8F5" w14:textId="77777777" w:rsidR="00531523" w:rsidRPr="00531523" w:rsidRDefault="00531523" w:rsidP="00531523">
            <w:pPr>
              <w:spacing w:after="0" w:line="240" w:lineRule="auto"/>
              <w:jc w:val="center"/>
              <w:rPr>
                <w:rFonts w:ascii="Times New Roman" w:eastAsia="Times New Roman" w:hAnsi="Times New Roman" w:cs="Times New Roman"/>
                <w:color w:val="000000"/>
                <w:sz w:val="24"/>
                <w:szCs w:val="24"/>
              </w:rPr>
            </w:pPr>
            <w:r w:rsidRPr="00531523">
              <w:rPr>
                <w:rFonts w:ascii="Times New Roman" w:eastAsia="Times New Roman" w:hAnsi="Times New Roman" w:cs="Times New Roman"/>
                <w:color w:val="000000"/>
                <w:sz w:val="24"/>
                <w:szCs w:val="24"/>
              </w:rPr>
              <w:t>Soybeans</w:t>
            </w:r>
          </w:p>
        </w:tc>
        <w:tc>
          <w:tcPr>
            <w:tcW w:w="1866" w:type="dxa"/>
            <w:gridSpan w:val="3"/>
            <w:tcBorders>
              <w:top w:val="nil"/>
              <w:left w:val="nil"/>
              <w:bottom w:val="nil"/>
              <w:right w:val="nil"/>
            </w:tcBorders>
            <w:shd w:val="clear" w:color="auto" w:fill="auto"/>
            <w:noWrap/>
            <w:vAlign w:val="bottom"/>
            <w:hideMark/>
          </w:tcPr>
          <w:p w14:paraId="6CF92E01" w14:textId="77777777" w:rsidR="00531523" w:rsidRPr="00531523" w:rsidRDefault="00531523" w:rsidP="00531523">
            <w:pPr>
              <w:spacing w:after="0" w:line="240" w:lineRule="auto"/>
              <w:jc w:val="center"/>
              <w:rPr>
                <w:rFonts w:ascii="Times New Roman" w:eastAsia="Times New Roman" w:hAnsi="Times New Roman" w:cs="Times New Roman"/>
                <w:color w:val="000000"/>
                <w:sz w:val="24"/>
                <w:szCs w:val="24"/>
              </w:rPr>
            </w:pPr>
            <w:r w:rsidRPr="00531523">
              <w:rPr>
                <w:rFonts w:ascii="Times New Roman" w:eastAsia="Times New Roman" w:hAnsi="Times New Roman" w:cs="Times New Roman"/>
                <w:color w:val="000000"/>
                <w:sz w:val="24"/>
                <w:szCs w:val="24"/>
              </w:rPr>
              <w:t>Sweet Potatoes</w:t>
            </w:r>
          </w:p>
        </w:tc>
        <w:tc>
          <w:tcPr>
            <w:tcW w:w="455" w:type="dxa"/>
            <w:tcBorders>
              <w:top w:val="nil"/>
              <w:left w:val="nil"/>
              <w:bottom w:val="nil"/>
              <w:right w:val="nil"/>
            </w:tcBorders>
            <w:shd w:val="clear" w:color="auto" w:fill="auto"/>
            <w:noWrap/>
            <w:vAlign w:val="bottom"/>
            <w:hideMark/>
          </w:tcPr>
          <w:p w14:paraId="2E66D812" w14:textId="77777777" w:rsidR="00531523" w:rsidRPr="00531523" w:rsidRDefault="00531523" w:rsidP="00531523">
            <w:pPr>
              <w:spacing w:after="0" w:line="240" w:lineRule="auto"/>
              <w:jc w:val="center"/>
              <w:rPr>
                <w:rFonts w:ascii="Times New Roman" w:eastAsia="Times New Roman" w:hAnsi="Times New Roman" w:cs="Times New Roman"/>
                <w:color w:val="000000"/>
                <w:sz w:val="24"/>
                <w:szCs w:val="24"/>
              </w:rPr>
            </w:pPr>
          </w:p>
        </w:tc>
        <w:tc>
          <w:tcPr>
            <w:tcW w:w="1175" w:type="dxa"/>
            <w:tcBorders>
              <w:top w:val="nil"/>
              <w:left w:val="nil"/>
              <w:bottom w:val="nil"/>
              <w:right w:val="nil"/>
            </w:tcBorders>
            <w:shd w:val="clear" w:color="auto" w:fill="auto"/>
            <w:noWrap/>
            <w:vAlign w:val="bottom"/>
            <w:hideMark/>
          </w:tcPr>
          <w:p w14:paraId="3A7C002F" w14:textId="77777777" w:rsidR="00531523" w:rsidRPr="00531523" w:rsidRDefault="00531523" w:rsidP="00531523">
            <w:pPr>
              <w:spacing w:after="0" w:line="240" w:lineRule="auto"/>
              <w:jc w:val="center"/>
              <w:rPr>
                <w:rFonts w:ascii="Times New Roman" w:eastAsia="Times New Roman" w:hAnsi="Times New Roman" w:cs="Times New Roman"/>
                <w:sz w:val="20"/>
                <w:szCs w:val="20"/>
              </w:rPr>
            </w:pPr>
          </w:p>
        </w:tc>
      </w:tr>
      <w:tr w:rsidR="009A7620" w:rsidRPr="00531523" w14:paraId="5DF8D3AB" w14:textId="77777777" w:rsidTr="009A7620">
        <w:trPr>
          <w:trHeight w:val="287"/>
        </w:trPr>
        <w:tc>
          <w:tcPr>
            <w:tcW w:w="1253" w:type="dxa"/>
            <w:tcBorders>
              <w:top w:val="nil"/>
              <w:left w:val="nil"/>
              <w:bottom w:val="nil"/>
              <w:right w:val="nil"/>
            </w:tcBorders>
            <w:shd w:val="clear" w:color="auto" w:fill="auto"/>
            <w:noWrap/>
            <w:vAlign w:val="bottom"/>
            <w:hideMark/>
          </w:tcPr>
          <w:p w14:paraId="5A677028" w14:textId="77777777" w:rsidR="00531523" w:rsidRPr="00531523" w:rsidRDefault="00531523" w:rsidP="00531523">
            <w:pPr>
              <w:spacing w:after="0" w:line="240" w:lineRule="auto"/>
              <w:jc w:val="center"/>
              <w:rPr>
                <w:rFonts w:ascii="Times New Roman" w:eastAsia="Times New Roman" w:hAnsi="Times New Roman" w:cs="Times New Roman"/>
                <w:sz w:val="20"/>
                <w:szCs w:val="20"/>
              </w:rPr>
            </w:pPr>
          </w:p>
        </w:tc>
        <w:tc>
          <w:tcPr>
            <w:tcW w:w="1016" w:type="dxa"/>
            <w:gridSpan w:val="2"/>
            <w:tcBorders>
              <w:top w:val="nil"/>
              <w:left w:val="nil"/>
              <w:bottom w:val="nil"/>
              <w:right w:val="nil"/>
            </w:tcBorders>
            <w:shd w:val="clear" w:color="auto" w:fill="auto"/>
            <w:noWrap/>
            <w:vAlign w:val="bottom"/>
            <w:hideMark/>
          </w:tcPr>
          <w:p w14:paraId="4D468E24" w14:textId="77777777" w:rsidR="00531523" w:rsidRPr="00531523" w:rsidRDefault="00531523" w:rsidP="00531523">
            <w:pPr>
              <w:spacing w:after="0" w:line="240" w:lineRule="auto"/>
              <w:rPr>
                <w:rFonts w:ascii="Times New Roman" w:eastAsia="Times New Roman" w:hAnsi="Times New Roman" w:cs="Times New Roman"/>
                <w:sz w:val="20"/>
                <w:szCs w:val="20"/>
              </w:rPr>
            </w:pPr>
          </w:p>
        </w:tc>
        <w:tc>
          <w:tcPr>
            <w:tcW w:w="1254" w:type="dxa"/>
            <w:gridSpan w:val="2"/>
            <w:tcBorders>
              <w:top w:val="single" w:sz="4" w:space="0" w:color="auto"/>
              <w:left w:val="nil"/>
              <w:bottom w:val="nil"/>
              <w:right w:val="single" w:sz="4" w:space="0" w:color="auto"/>
            </w:tcBorders>
            <w:shd w:val="clear" w:color="D9D9D9" w:fill="D0CECE"/>
            <w:noWrap/>
            <w:vAlign w:val="bottom"/>
            <w:hideMark/>
          </w:tcPr>
          <w:p w14:paraId="26C7CC3A" w14:textId="77777777" w:rsidR="00531523" w:rsidRPr="00531523" w:rsidRDefault="00531523" w:rsidP="00531523">
            <w:pPr>
              <w:spacing w:after="0" w:line="240" w:lineRule="auto"/>
              <w:jc w:val="center"/>
              <w:rPr>
                <w:rFonts w:ascii="Times New Roman" w:eastAsia="Times New Roman" w:hAnsi="Times New Roman" w:cs="Times New Roman"/>
                <w:color w:val="000000"/>
                <w:sz w:val="24"/>
                <w:szCs w:val="24"/>
              </w:rPr>
            </w:pPr>
            <w:r w:rsidRPr="00531523">
              <w:rPr>
                <w:rFonts w:ascii="Times New Roman" w:eastAsia="Times New Roman" w:hAnsi="Times New Roman" w:cs="Times New Roman"/>
                <w:color w:val="000000"/>
                <w:sz w:val="24"/>
                <w:szCs w:val="24"/>
              </w:rPr>
              <w:t>May</w:t>
            </w:r>
          </w:p>
        </w:tc>
        <w:tc>
          <w:tcPr>
            <w:tcW w:w="971" w:type="dxa"/>
            <w:gridSpan w:val="2"/>
            <w:tcBorders>
              <w:top w:val="nil"/>
              <w:left w:val="single" w:sz="4" w:space="0" w:color="auto"/>
              <w:bottom w:val="nil"/>
              <w:right w:val="nil"/>
            </w:tcBorders>
            <w:shd w:val="clear" w:color="000000" w:fill="D0CECE"/>
            <w:noWrap/>
            <w:vAlign w:val="bottom"/>
            <w:hideMark/>
          </w:tcPr>
          <w:p w14:paraId="59F29C0B" w14:textId="77777777" w:rsidR="00531523" w:rsidRPr="00531523" w:rsidRDefault="00531523" w:rsidP="00531523">
            <w:pPr>
              <w:spacing w:after="0" w:line="240" w:lineRule="auto"/>
              <w:jc w:val="center"/>
              <w:rPr>
                <w:rFonts w:ascii="Times New Roman" w:eastAsia="Times New Roman" w:hAnsi="Times New Roman" w:cs="Times New Roman"/>
                <w:b/>
                <w:bCs/>
                <w:color w:val="000000"/>
                <w:sz w:val="24"/>
                <w:szCs w:val="24"/>
              </w:rPr>
            </w:pPr>
            <w:r w:rsidRPr="00531523">
              <w:rPr>
                <w:rFonts w:ascii="Times New Roman" w:eastAsia="Times New Roman" w:hAnsi="Times New Roman" w:cs="Times New Roman"/>
                <w:b/>
                <w:bCs/>
                <w:color w:val="000000"/>
                <w:sz w:val="24"/>
                <w:szCs w:val="24"/>
              </w:rPr>
              <w:t>0.15</w:t>
            </w:r>
          </w:p>
        </w:tc>
        <w:tc>
          <w:tcPr>
            <w:tcW w:w="1146" w:type="dxa"/>
            <w:gridSpan w:val="3"/>
            <w:tcBorders>
              <w:top w:val="nil"/>
              <w:left w:val="nil"/>
              <w:bottom w:val="nil"/>
              <w:right w:val="nil"/>
            </w:tcBorders>
            <w:shd w:val="clear" w:color="000000" w:fill="D0CECE"/>
            <w:noWrap/>
            <w:vAlign w:val="bottom"/>
            <w:hideMark/>
          </w:tcPr>
          <w:p w14:paraId="4B593D11" w14:textId="77777777" w:rsidR="00531523" w:rsidRPr="00531523" w:rsidRDefault="00531523" w:rsidP="00531523">
            <w:pPr>
              <w:spacing w:after="0" w:line="240" w:lineRule="auto"/>
              <w:jc w:val="center"/>
              <w:rPr>
                <w:rFonts w:ascii="Times New Roman" w:eastAsia="Times New Roman" w:hAnsi="Times New Roman" w:cs="Times New Roman"/>
                <w:b/>
                <w:bCs/>
                <w:color w:val="000000"/>
                <w:sz w:val="24"/>
                <w:szCs w:val="24"/>
              </w:rPr>
            </w:pPr>
            <w:r w:rsidRPr="00531523">
              <w:rPr>
                <w:rFonts w:ascii="Times New Roman" w:eastAsia="Times New Roman" w:hAnsi="Times New Roman" w:cs="Times New Roman"/>
                <w:b/>
                <w:bCs/>
                <w:color w:val="000000"/>
                <w:sz w:val="24"/>
                <w:szCs w:val="24"/>
              </w:rPr>
              <w:t>0.14</w:t>
            </w:r>
          </w:p>
        </w:tc>
        <w:tc>
          <w:tcPr>
            <w:tcW w:w="971" w:type="dxa"/>
            <w:tcBorders>
              <w:top w:val="nil"/>
              <w:left w:val="nil"/>
              <w:bottom w:val="nil"/>
              <w:right w:val="nil"/>
            </w:tcBorders>
            <w:shd w:val="clear" w:color="000000" w:fill="D0CECE"/>
            <w:noWrap/>
            <w:vAlign w:val="bottom"/>
            <w:hideMark/>
          </w:tcPr>
          <w:p w14:paraId="3988A4AB" w14:textId="77777777" w:rsidR="00531523" w:rsidRPr="00531523" w:rsidRDefault="00531523" w:rsidP="00531523">
            <w:pPr>
              <w:spacing w:after="0" w:line="240" w:lineRule="auto"/>
              <w:jc w:val="center"/>
              <w:rPr>
                <w:rFonts w:ascii="Times New Roman" w:eastAsia="Times New Roman" w:hAnsi="Times New Roman" w:cs="Times New Roman"/>
                <w:b/>
                <w:bCs/>
                <w:color w:val="000000"/>
                <w:sz w:val="24"/>
                <w:szCs w:val="24"/>
              </w:rPr>
            </w:pPr>
            <w:r w:rsidRPr="00531523">
              <w:rPr>
                <w:rFonts w:ascii="Times New Roman" w:eastAsia="Times New Roman" w:hAnsi="Times New Roman" w:cs="Times New Roman"/>
                <w:b/>
                <w:bCs/>
                <w:color w:val="000000"/>
                <w:sz w:val="24"/>
                <w:szCs w:val="24"/>
              </w:rPr>
              <w:t>0.14</w:t>
            </w:r>
          </w:p>
        </w:tc>
        <w:tc>
          <w:tcPr>
            <w:tcW w:w="1148" w:type="dxa"/>
            <w:gridSpan w:val="2"/>
            <w:tcBorders>
              <w:top w:val="nil"/>
              <w:left w:val="nil"/>
              <w:bottom w:val="nil"/>
              <w:right w:val="nil"/>
            </w:tcBorders>
            <w:shd w:val="clear" w:color="000000" w:fill="D0CECE"/>
            <w:noWrap/>
            <w:vAlign w:val="bottom"/>
            <w:hideMark/>
          </w:tcPr>
          <w:p w14:paraId="4A2218C0" w14:textId="77777777" w:rsidR="00531523" w:rsidRPr="00531523" w:rsidRDefault="00531523" w:rsidP="00531523">
            <w:pPr>
              <w:spacing w:after="0" w:line="240" w:lineRule="auto"/>
              <w:jc w:val="center"/>
              <w:rPr>
                <w:rFonts w:ascii="Times New Roman" w:eastAsia="Times New Roman" w:hAnsi="Times New Roman" w:cs="Times New Roman"/>
                <w:b/>
                <w:bCs/>
                <w:color w:val="000000"/>
                <w:sz w:val="24"/>
                <w:szCs w:val="24"/>
              </w:rPr>
            </w:pPr>
            <w:r w:rsidRPr="00531523">
              <w:rPr>
                <w:rFonts w:ascii="Times New Roman" w:eastAsia="Times New Roman" w:hAnsi="Times New Roman" w:cs="Times New Roman"/>
                <w:b/>
                <w:bCs/>
                <w:color w:val="000000"/>
                <w:sz w:val="24"/>
                <w:szCs w:val="24"/>
              </w:rPr>
              <w:t>0.14</w:t>
            </w:r>
          </w:p>
        </w:tc>
        <w:tc>
          <w:tcPr>
            <w:tcW w:w="1866" w:type="dxa"/>
            <w:gridSpan w:val="3"/>
            <w:tcBorders>
              <w:top w:val="nil"/>
              <w:left w:val="nil"/>
              <w:bottom w:val="nil"/>
              <w:right w:val="nil"/>
            </w:tcBorders>
            <w:shd w:val="clear" w:color="000000" w:fill="D0CECE"/>
            <w:noWrap/>
            <w:vAlign w:val="bottom"/>
            <w:hideMark/>
          </w:tcPr>
          <w:p w14:paraId="191C556B" w14:textId="77777777" w:rsidR="00531523" w:rsidRPr="00531523" w:rsidRDefault="00531523" w:rsidP="00531523">
            <w:pPr>
              <w:spacing w:after="0" w:line="240" w:lineRule="auto"/>
              <w:jc w:val="center"/>
              <w:rPr>
                <w:rFonts w:ascii="Times New Roman" w:eastAsia="Times New Roman" w:hAnsi="Times New Roman" w:cs="Times New Roman"/>
                <w:color w:val="000000"/>
                <w:sz w:val="24"/>
                <w:szCs w:val="24"/>
              </w:rPr>
            </w:pPr>
            <w:r w:rsidRPr="00531523">
              <w:rPr>
                <w:rFonts w:ascii="Times New Roman" w:eastAsia="Times New Roman" w:hAnsi="Times New Roman" w:cs="Times New Roman"/>
                <w:color w:val="000000"/>
                <w:sz w:val="24"/>
                <w:szCs w:val="24"/>
              </w:rPr>
              <w:t>0.04</w:t>
            </w:r>
          </w:p>
        </w:tc>
        <w:tc>
          <w:tcPr>
            <w:tcW w:w="455" w:type="dxa"/>
            <w:tcBorders>
              <w:top w:val="nil"/>
              <w:left w:val="nil"/>
              <w:bottom w:val="nil"/>
              <w:right w:val="nil"/>
            </w:tcBorders>
            <w:shd w:val="clear" w:color="auto" w:fill="auto"/>
            <w:noWrap/>
            <w:vAlign w:val="bottom"/>
            <w:hideMark/>
          </w:tcPr>
          <w:p w14:paraId="6F05B146" w14:textId="77777777" w:rsidR="00531523" w:rsidRPr="00531523" w:rsidRDefault="00531523" w:rsidP="00531523">
            <w:pPr>
              <w:spacing w:after="0" w:line="240" w:lineRule="auto"/>
              <w:jc w:val="center"/>
              <w:rPr>
                <w:rFonts w:ascii="Times New Roman" w:eastAsia="Times New Roman" w:hAnsi="Times New Roman" w:cs="Times New Roman"/>
                <w:color w:val="000000"/>
                <w:sz w:val="24"/>
                <w:szCs w:val="24"/>
              </w:rPr>
            </w:pPr>
          </w:p>
        </w:tc>
        <w:tc>
          <w:tcPr>
            <w:tcW w:w="1175" w:type="dxa"/>
            <w:tcBorders>
              <w:top w:val="nil"/>
              <w:left w:val="nil"/>
              <w:bottom w:val="nil"/>
              <w:right w:val="nil"/>
            </w:tcBorders>
            <w:shd w:val="clear" w:color="auto" w:fill="auto"/>
            <w:noWrap/>
            <w:vAlign w:val="bottom"/>
            <w:hideMark/>
          </w:tcPr>
          <w:p w14:paraId="486ECE9A" w14:textId="77777777" w:rsidR="00531523" w:rsidRPr="00531523" w:rsidRDefault="00531523" w:rsidP="00531523">
            <w:pPr>
              <w:spacing w:after="0" w:line="240" w:lineRule="auto"/>
              <w:jc w:val="center"/>
              <w:rPr>
                <w:rFonts w:ascii="Times New Roman" w:eastAsia="Times New Roman" w:hAnsi="Times New Roman" w:cs="Times New Roman"/>
                <w:sz w:val="20"/>
                <w:szCs w:val="20"/>
              </w:rPr>
            </w:pPr>
          </w:p>
        </w:tc>
      </w:tr>
      <w:tr w:rsidR="009A7620" w:rsidRPr="00531523" w14:paraId="1DF8DD47" w14:textId="77777777" w:rsidTr="009A7620">
        <w:trPr>
          <w:trHeight w:val="287"/>
        </w:trPr>
        <w:tc>
          <w:tcPr>
            <w:tcW w:w="1253" w:type="dxa"/>
            <w:tcBorders>
              <w:top w:val="nil"/>
              <w:left w:val="nil"/>
              <w:bottom w:val="nil"/>
              <w:right w:val="nil"/>
            </w:tcBorders>
            <w:shd w:val="clear" w:color="auto" w:fill="auto"/>
            <w:noWrap/>
            <w:vAlign w:val="bottom"/>
            <w:hideMark/>
          </w:tcPr>
          <w:p w14:paraId="2DDD2C47" w14:textId="77777777" w:rsidR="00531523" w:rsidRPr="00531523" w:rsidRDefault="00531523" w:rsidP="00531523">
            <w:pPr>
              <w:spacing w:after="0" w:line="240" w:lineRule="auto"/>
              <w:jc w:val="center"/>
              <w:rPr>
                <w:rFonts w:ascii="Times New Roman" w:eastAsia="Times New Roman" w:hAnsi="Times New Roman" w:cs="Times New Roman"/>
                <w:sz w:val="20"/>
                <w:szCs w:val="20"/>
              </w:rPr>
            </w:pPr>
          </w:p>
        </w:tc>
        <w:tc>
          <w:tcPr>
            <w:tcW w:w="1016" w:type="dxa"/>
            <w:gridSpan w:val="2"/>
            <w:tcBorders>
              <w:top w:val="nil"/>
              <w:left w:val="nil"/>
              <w:bottom w:val="nil"/>
              <w:right w:val="nil"/>
            </w:tcBorders>
            <w:shd w:val="clear" w:color="auto" w:fill="auto"/>
            <w:noWrap/>
            <w:vAlign w:val="bottom"/>
            <w:hideMark/>
          </w:tcPr>
          <w:p w14:paraId="18F85B83" w14:textId="77777777" w:rsidR="00531523" w:rsidRPr="00531523" w:rsidRDefault="00531523" w:rsidP="00531523">
            <w:pPr>
              <w:spacing w:after="0" w:line="240" w:lineRule="auto"/>
              <w:jc w:val="center"/>
              <w:rPr>
                <w:rFonts w:ascii="Times New Roman" w:eastAsia="Times New Roman" w:hAnsi="Times New Roman" w:cs="Times New Roman"/>
                <w:sz w:val="20"/>
                <w:szCs w:val="20"/>
              </w:rPr>
            </w:pPr>
          </w:p>
        </w:tc>
        <w:tc>
          <w:tcPr>
            <w:tcW w:w="1254" w:type="dxa"/>
            <w:gridSpan w:val="2"/>
            <w:tcBorders>
              <w:top w:val="nil"/>
              <w:left w:val="nil"/>
              <w:bottom w:val="nil"/>
              <w:right w:val="single" w:sz="4" w:space="0" w:color="auto"/>
            </w:tcBorders>
            <w:shd w:val="clear" w:color="auto" w:fill="auto"/>
            <w:noWrap/>
            <w:vAlign w:val="bottom"/>
            <w:hideMark/>
          </w:tcPr>
          <w:p w14:paraId="0ADB8184" w14:textId="77777777" w:rsidR="00531523" w:rsidRPr="00531523" w:rsidRDefault="00531523" w:rsidP="00531523">
            <w:pPr>
              <w:spacing w:after="0" w:line="240" w:lineRule="auto"/>
              <w:jc w:val="center"/>
              <w:rPr>
                <w:rFonts w:ascii="Times New Roman" w:eastAsia="Times New Roman" w:hAnsi="Times New Roman" w:cs="Times New Roman"/>
                <w:color w:val="000000"/>
                <w:sz w:val="24"/>
                <w:szCs w:val="24"/>
              </w:rPr>
            </w:pPr>
            <w:r w:rsidRPr="00531523">
              <w:rPr>
                <w:rFonts w:ascii="Times New Roman" w:eastAsia="Times New Roman" w:hAnsi="Times New Roman" w:cs="Times New Roman"/>
                <w:color w:val="000000"/>
                <w:sz w:val="24"/>
                <w:szCs w:val="24"/>
              </w:rPr>
              <w:t>June</w:t>
            </w:r>
          </w:p>
        </w:tc>
        <w:tc>
          <w:tcPr>
            <w:tcW w:w="971" w:type="dxa"/>
            <w:gridSpan w:val="2"/>
            <w:tcBorders>
              <w:top w:val="nil"/>
              <w:left w:val="single" w:sz="4" w:space="0" w:color="auto"/>
              <w:bottom w:val="nil"/>
              <w:right w:val="nil"/>
            </w:tcBorders>
            <w:shd w:val="clear" w:color="auto" w:fill="auto"/>
            <w:noWrap/>
            <w:vAlign w:val="bottom"/>
            <w:hideMark/>
          </w:tcPr>
          <w:p w14:paraId="22045F06" w14:textId="77777777" w:rsidR="00531523" w:rsidRPr="00531523" w:rsidRDefault="00531523" w:rsidP="00531523">
            <w:pPr>
              <w:spacing w:after="0" w:line="240" w:lineRule="auto"/>
              <w:jc w:val="center"/>
              <w:rPr>
                <w:rFonts w:ascii="Times New Roman" w:eastAsia="Times New Roman" w:hAnsi="Times New Roman" w:cs="Times New Roman"/>
                <w:b/>
                <w:bCs/>
                <w:color w:val="000000"/>
                <w:sz w:val="24"/>
                <w:szCs w:val="24"/>
              </w:rPr>
            </w:pPr>
            <w:r w:rsidRPr="00531523">
              <w:rPr>
                <w:rFonts w:ascii="Times New Roman" w:eastAsia="Times New Roman" w:hAnsi="Times New Roman" w:cs="Times New Roman"/>
                <w:b/>
                <w:bCs/>
                <w:color w:val="000000"/>
                <w:sz w:val="24"/>
                <w:szCs w:val="24"/>
              </w:rPr>
              <w:t>0.48</w:t>
            </w:r>
          </w:p>
        </w:tc>
        <w:tc>
          <w:tcPr>
            <w:tcW w:w="1146" w:type="dxa"/>
            <w:gridSpan w:val="3"/>
            <w:tcBorders>
              <w:top w:val="nil"/>
              <w:left w:val="nil"/>
              <w:bottom w:val="nil"/>
              <w:right w:val="nil"/>
            </w:tcBorders>
            <w:shd w:val="clear" w:color="auto" w:fill="auto"/>
            <w:noWrap/>
            <w:vAlign w:val="bottom"/>
            <w:hideMark/>
          </w:tcPr>
          <w:p w14:paraId="1CBE3A41" w14:textId="77777777" w:rsidR="00531523" w:rsidRPr="00531523" w:rsidRDefault="00531523" w:rsidP="00531523">
            <w:pPr>
              <w:spacing w:after="0" w:line="240" w:lineRule="auto"/>
              <w:jc w:val="center"/>
              <w:rPr>
                <w:rFonts w:ascii="Times New Roman" w:eastAsia="Times New Roman" w:hAnsi="Times New Roman" w:cs="Times New Roman"/>
                <w:color w:val="000000"/>
                <w:sz w:val="24"/>
                <w:szCs w:val="24"/>
              </w:rPr>
            </w:pPr>
            <w:r w:rsidRPr="00531523">
              <w:rPr>
                <w:rFonts w:ascii="Times New Roman" w:eastAsia="Times New Roman" w:hAnsi="Times New Roman" w:cs="Times New Roman"/>
                <w:color w:val="000000"/>
                <w:sz w:val="24"/>
                <w:szCs w:val="24"/>
              </w:rPr>
              <w:t>-0.04</w:t>
            </w:r>
          </w:p>
        </w:tc>
        <w:tc>
          <w:tcPr>
            <w:tcW w:w="971" w:type="dxa"/>
            <w:tcBorders>
              <w:top w:val="nil"/>
              <w:left w:val="nil"/>
              <w:bottom w:val="nil"/>
              <w:right w:val="nil"/>
            </w:tcBorders>
            <w:shd w:val="clear" w:color="auto" w:fill="auto"/>
            <w:noWrap/>
            <w:vAlign w:val="bottom"/>
            <w:hideMark/>
          </w:tcPr>
          <w:p w14:paraId="48CD979F" w14:textId="77777777" w:rsidR="00531523" w:rsidRPr="00531523" w:rsidRDefault="00531523" w:rsidP="00531523">
            <w:pPr>
              <w:spacing w:after="0" w:line="240" w:lineRule="auto"/>
              <w:jc w:val="center"/>
              <w:rPr>
                <w:rFonts w:ascii="Times New Roman" w:eastAsia="Times New Roman" w:hAnsi="Times New Roman" w:cs="Times New Roman"/>
                <w:b/>
                <w:bCs/>
                <w:color w:val="000000"/>
                <w:sz w:val="24"/>
                <w:szCs w:val="24"/>
              </w:rPr>
            </w:pPr>
            <w:r w:rsidRPr="00531523">
              <w:rPr>
                <w:rFonts w:ascii="Times New Roman" w:eastAsia="Times New Roman" w:hAnsi="Times New Roman" w:cs="Times New Roman"/>
                <w:b/>
                <w:bCs/>
                <w:color w:val="000000"/>
                <w:sz w:val="24"/>
                <w:szCs w:val="24"/>
              </w:rPr>
              <w:t>-0.12</w:t>
            </w:r>
          </w:p>
        </w:tc>
        <w:tc>
          <w:tcPr>
            <w:tcW w:w="1148" w:type="dxa"/>
            <w:gridSpan w:val="2"/>
            <w:tcBorders>
              <w:top w:val="nil"/>
              <w:left w:val="nil"/>
              <w:bottom w:val="nil"/>
              <w:right w:val="nil"/>
            </w:tcBorders>
            <w:shd w:val="clear" w:color="auto" w:fill="auto"/>
            <w:noWrap/>
            <w:vAlign w:val="bottom"/>
            <w:hideMark/>
          </w:tcPr>
          <w:p w14:paraId="123E7798" w14:textId="77777777" w:rsidR="00531523" w:rsidRPr="00531523" w:rsidRDefault="00531523" w:rsidP="00531523">
            <w:pPr>
              <w:spacing w:after="0" w:line="240" w:lineRule="auto"/>
              <w:jc w:val="center"/>
              <w:rPr>
                <w:rFonts w:ascii="Times New Roman" w:eastAsia="Times New Roman" w:hAnsi="Times New Roman" w:cs="Times New Roman"/>
                <w:b/>
                <w:bCs/>
                <w:color w:val="000000"/>
                <w:sz w:val="24"/>
                <w:szCs w:val="24"/>
              </w:rPr>
            </w:pPr>
            <w:r w:rsidRPr="00531523">
              <w:rPr>
                <w:rFonts w:ascii="Times New Roman" w:eastAsia="Times New Roman" w:hAnsi="Times New Roman" w:cs="Times New Roman"/>
                <w:b/>
                <w:bCs/>
                <w:color w:val="000000"/>
                <w:sz w:val="24"/>
                <w:szCs w:val="24"/>
              </w:rPr>
              <w:t>0.11</w:t>
            </w:r>
          </w:p>
        </w:tc>
        <w:tc>
          <w:tcPr>
            <w:tcW w:w="1866" w:type="dxa"/>
            <w:gridSpan w:val="3"/>
            <w:tcBorders>
              <w:top w:val="nil"/>
              <w:left w:val="nil"/>
              <w:bottom w:val="nil"/>
              <w:right w:val="nil"/>
            </w:tcBorders>
            <w:shd w:val="clear" w:color="auto" w:fill="auto"/>
            <w:noWrap/>
            <w:vAlign w:val="bottom"/>
            <w:hideMark/>
          </w:tcPr>
          <w:p w14:paraId="017ECAFA" w14:textId="77777777" w:rsidR="00531523" w:rsidRPr="00531523" w:rsidRDefault="00531523" w:rsidP="00531523">
            <w:pPr>
              <w:spacing w:after="0" w:line="240" w:lineRule="auto"/>
              <w:jc w:val="center"/>
              <w:rPr>
                <w:rFonts w:ascii="Times New Roman" w:eastAsia="Times New Roman" w:hAnsi="Times New Roman" w:cs="Times New Roman"/>
                <w:color w:val="000000"/>
                <w:sz w:val="24"/>
                <w:szCs w:val="24"/>
              </w:rPr>
            </w:pPr>
            <w:r w:rsidRPr="00531523">
              <w:rPr>
                <w:rFonts w:ascii="Times New Roman" w:eastAsia="Times New Roman" w:hAnsi="Times New Roman" w:cs="Times New Roman"/>
                <w:color w:val="000000"/>
                <w:sz w:val="24"/>
                <w:szCs w:val="24"/>
              </w:rPr>
              <w:t>-0.12</w:t>
            </w:r>
          </w:p>
        </w:tc>
        <w:tc>
          <w:tcPr>
            <w:tcW w:w="455" w:type="dxa"/>
            <w:tcBorders>
              <w:top w:val="nil"/>
              <w:left w:val="nil"/>
              <w:bottom w:val="nil"/>
              <w:right w:val="nil"/>
            </w:tcBorders>
            <w:shd w:val="clear" w:color="auto" w:fill="auto"/>
            <w:noWrap/>
            <w:vAlign w:val="bottom"/>
            <w:hideMark/>
          </w:tcPr>
          <w:p w14:paraId="783D9A9B" w14:textId="77777777" w:rsidR="00531523" w:rsidRPr="00531523" w:rsidRDefault="00531523" w:rsidP="00531523">
            <w:pPr>
              <w:spacing w:after="0" w:line="240" w:lineRule="auto"/>
              <w:jc w:val="center"/>
              <w:rPr>
                <w:rFonts w:ascii="Times New Roman" w:eastAsia="Times New Roman" w:hAnsi="Times New Roman" w:cs="Times New Roman"/>
                <w:color w:val="000000"/>
                <w:sz w:val="24"/>
                <w:szCs w:val="24"/>
              </w:rPr>
            </w:pPr>
          </w:p>
        </w:tc>
        <w:tc>
          <w:tcPr>
            <w:tcW w:w="1175" w:type="dxa"/>
            <w:tcBorders>
              <w:top w:val="nil"/>
              <w:left w:val="nil"/>
              <w:bottom w:val="nil"/>
              <w:right w:val="nil"/>
            </w:tcBorders>
            <w:shd w:val="clear" w:color="auto" w:fill="auto"/>
            <w:noWrap/>
            <w:vAlign w:val="bottom"/>
            <w:hideMark/>
          </w:tcPr>
          <w:p w14:paraId="6E611894" w14:textId="77777777" w:rsidR="00531523" w:rsidRPr="00531523" w:rsidRDefault="00531523" w:rsidP="00531523">
            <w:pPr>
              <w:spacing w:after="0" w:line="240" w:lineRule="auto"/>
              <w:jc w:val="center"/>
              <w:rPr>
                <w:rFonts w:ascii="Times New Roman" w:eastAsia="Times New Roman" w:hAnsi="Times New Roman" w:cs="Times New Roman"/>
                <w:sz w:val="20"/>
                <w:szCs w:val="20"/>
              </w:rPr>
            </w:pPr>
          </w:p>
        </w:tc>
      </w:tr>
      <w:tr w:rsidR="009A7620" w:rsidRPr="00531523" w14:paraId="32931482" w14:textId="77777777" w:rsidTr="009A7620">
        <w:trPr>
          <w:trHeight w:val="287"/>
        </w:trPr>
        <w:tc>
          <w:tcPr>
            <w:tcW w:w="1253" w:type="dxa"/>
            <w:tcBorders>
              <w:top w:val="nil"/>
              <w:left w:val="nil"/>
              <w:bottom w:val="nil"/>
              <w:right w:val="nil"/>
            </w:tcBorders>
            <w:shd w:val="clear" w:color="auto" w:fill="auto"/>
            <w:noWrap/>
            <w:vAlign w:val="bottom"/>
            <w:hideMark/>
          </w:tcPr>
          <w:p w14:paraId="6F4DBBD7" w14:textId="77777777" w:rsidR="00531523" w:rsidRPr="00531523" w:rsidRDefault="00531523" w:rsidP="00531523">
            <w:pPr>
              <w:spacing w:after="0" w:line="240" w:lineRule="auto"/>
              <w:jc w:val="center"/>
              <w:rPr>
                <w:rFonts w:ascii="Times New Roman" w:eastAsia="Times New Roman" w:hAnsi="Times New Roman" w:cs="Times New Roman"/>
                <w:sz w:val="20"/>
                <w:szCs w:val="20"/>
              </w:rPr>
            </w:pPr>
          </w:p>
        </w:tc>
        <w:tc>
          <w:tcPr>
            <w:tcW w:w="1016" w:type="dxa"/>
            <w:gridSpan w:val="2"/>
            <w:tcBorders>
              <w:top w:val="nil"/>
              <w:left w:val="nil"/>
              <w:bottom w:val="nil"/>
              <w:right w:val="nil"/>
            </w:tcBorders>
            <w:shd w:val="clear" w:color="auto" w:fill="auto"/>
            <w:noWrap/>
            <w:vAlign w:val="bottom"/>
            <w:hideMark/>
          </w:tcPr>
          <w:p w14:paraId="142C1926" w14:textId="77777777" w:rsidR="00531523" w:rsidRPr="00531523" w:rsidRDefault="00531523" w:rsidP="00531523">
            <w:pPr>
              <w:spacing w:after="0" w:line="240" w:lineRule="auto"/>
              <w:jc w:val="center"/>
              <w:rPr>
                <w:rFonts w:ascii="Times New Roman" w:eastAsia="Times New Roman" w:hAnsi="Times New Roman" w:cs="Times New Roman"/>
                <w:sz w:val="20"/>
                <w:szCs w:val="20"/>
              </w:rPr>
            </w:pPr>
          </w:p>
        </w:tc>
        <w:tc>
          <w:tcPr>
            <w:tcW w:w="1254" w:type="dxa"/>
            <w:gridSpan w:val="2"/>
            <w:tcBorders>
              <w:top w:val="nil"/>
              <w:left w:val="nil"/>
              <w:bottom w:val="nil"/>
              <w:right w:val="single" w:sz="4" w:space="0" w:color="auto"/>
            </w:tcBorders>
            <w:shd w:val="clear" w:color="D9D9D9" w:fill="D0CECE"/>
            <w:noWrap/>
            <w:vAlign w:val="bottom"/>
            <w:hideMark/>
          </w:tcPr>
          <w:p w14:paraId="7ACD8BF6" w14:textId="77777777" w:rsidR="00531523" w:rsidRPr="00531523" w:rsidRDefault="00531523" w:rsidP="00531523">
            <w:pPr>
              <w:spacing w:after="0" w:line="240" w:lineRule="auto"/>
              <w:jc w:val="center"/>
              <w:rPr>
                <w:rFonts w:ascii="Times New Roman" w:eastAsia="Times New Roman" w:hAnsi="Times New Roman" w:cs="Times New Roman"/>
                <w:color w:val="000000"/>
                <w:sz w:val="24"/>
                <w:szCs w:val="24"/>
              </w:rPr>
            </w:pPr>
            <w:r w:rsidRPr="00531523">
              <w:rPr>
                <w:rFonts w:ascii="Times New Roman" w:eastAsia="Times New Roman" w:hAnsi="Times New Roman" w:cs="Times New Roman"/>
                <w:color w:val="000000"/>
                <w:sz w:val="24"/>
                <w:szCs w:val="24"/>
              </w:rPr>
              <w:t>July</w:t>
            </w:r>
          </w:p>
        </w:tc>
        <w:tc>
          <w:tcPr>
            <w:tcW w:w="971" w:type="dxa"/>
            <w:gridSpan w:val="2"/>
            <w:tcBorders>
              <w:top w:val="nil"/>
              <w:left w:val="single" w:sz="4" w:space="0" w:color="auto"/>
              <w:bottom w:val="nil"/>
              <w:right w:val="nil"/>
            </w:tcBorders>
            <w:shd w:val="clear" w:color="000000" w:fill="D0CECE"/>
            <w:noWrap/>
            <w:vAlign w:val="bottom"/>
            <w:hideMark/>
          </w:tcPr>
          <w:p w14:paraId="3A7F4F4F" w14:textId="77777777" w:rsidR="00531523" w:rsidRPr="00531523" w:rsidRDefault="00531523" w:rsidP="00531523">
            <w:pPr>
              <w:spacing w:after="0" w:line="240" w:lineRule="auto"/>
              <w:jc w:val="center"/>
              <w:rPr>
                <w:rFonts w:ascii="Times New Roman" w:eastAsia="Times New Roman" w:hAnsi="Times New Roman" w:cs="Times New Roman"/>
                <w:b/>
                <w:bCs/>
                <w:color w:val="000000"/>
                <w:sz w:val="24"/>
                <w:szCs w:val="24"/>
              </w:rPr>
            </w:pPr>
            <w:r w:rsidRPr="00531523">
              <w:rPr>
                <w:rFonts w:ascii="Times New Roman" w:eastAsia="Times New Roman" w:hAnsi="Times New Roman" w:cs="Times New Roman"/>
                <w:b/>
                <w:bCs/>
                <w:color w:val="000000"/>
                <w:sz w:val="24"/>
                <w:szCs w:val="24"/>
              </w:rPr>
              <w:t>0.37</w:t>
            </w:r>
          </w:p>
        </w:tc>
        <w:tc>
          <w:tcPr>
            <w:tcW w:w="1146" w:type="dxa"/>
            <w:gridSpan w:val="3"/>
            <w:tcBorders>
              <w:top w:val="nil"/>
              <w:left w:val="nil"/>
              <w:bottom w:val="nil"/>
              <w:right w:val="nil"/>
            </w:tcBorders>
            <w:shd w:val="clear" w:color="000000" w:fill="D0CECE"/>
            <w:noWrap/>
            <w:vAlign w:val="bottom"/>
            <w:hideMark/>
          </w:tcPr>
          <w:p w14:paraId="411255C0" w14:textId="77777777" w:rsidR="00531523" w:rsidRPr="00531523" w:rsidRDefault="00531523" w:rsidP="00531523">
            <w:pPr>
              <w:spacing w:after="0" w:line="240" w:lineRule="auto"/>
              <w:jc w:val="center"/>
              <w:rPr>
                <w:rFonts w:ascii="Times New Roman" w:eastAsia="Times New Roman" w:hAnsi="Times New Roman" w:cs="Times New Roman"/>
                <w:b/>
                <w:bCs/>
                <w:color w:val="000000"/>
                <w:sz w:val="24"/>
                <w:szCs w:val="24"/>
              </w:rPr>
            </w:pPr>
            <w:r w:rsidRPr="00531523">
              <w:rPr>
                <w:rFonts w:ascii="Times New Roman" w:eastAsia="Times New Roman" w:hAnsi="Times New Roman" w:cs="Times New Roman"/>
                <w:b/>
                <w:bCs/>
                <w:color w:val="000000"/>
                <w:sz w:val="24"/>
                <w:szCs w:val="24"/>
              </w:rPr>
              <w:t>0.23</w:t>
            </w:r>
          </w:p>
        </w:tc>
        <w:tc>
          <w:tcPr>
            <w:tcW w:w="971" w:type="dxa"/>
            <w:tcBorders>
              <w:top w:val="nil"/>
              <w:left w:val="nil"/>
              <w:bottom w:val="nil"/>
              <w:right w:val="nil"/>
            </w:tcBorders>
            <w:shd w:val="clear" w:color="000000" w:fill="D0CECE"/>
            <w:noWrap/>
            <w:vAlign w:val="bottom"/>
            <w:hideMark/>
          </w:tcPr>
          <w:p w14:paraId="77708E99" w14:textId="77777777" w:rsidR="00531523" w:rsidRPr="00531523" w:rsidRDefault="00531523" w:rsidP="00531523">
            <w:pPr>
              <w:spacing w:after="0" w:line="240" w:lineRule="auto"/>
              <w:jc w:val="center"/>
              <w:rPr>
                <w:rFonts w:ascii="Times New Roman" w:eastAsia="Times New Roman" w:hAnsi="Times New Roman" w:cs="Times New Roman"/>
                <w:b/>
                <w:bCs/>
                <w:color w:val="000000"/>
                <w:sz w:val="24"/>
                <w:szCs w:val="24"/>
              </w:rPr>
            </w:pPr>
            <w:r w:rsidRPr="00531523">
              <w:rPr>
                <w:rFonts w:ascii="Times New Roman" w:eastAsia="Times New Roman" w:hAnsi="Times New Roman" w:cs="Times New Roman"/>
                <w:b/>
                <w:bCs/>
                <w:color w:val="000000"/>
                <w:sz w:val="24"/>
                <w:szCs w:val="24"/>
              </w:rPr>
              <w:t>0.17</w:t>
            </w:r>
          </w:p>
        </w:tc>
        <w:tc>
          <w:tcPr>
            <w:tcW w:w="1148" w:type="dxa"/>
            <w:gridSpan w:val="2"/>
            <w:tcBorders>
              <w:top w:val="nil"/>
              <w:left w:val="nil"/>
              <w:bottom w:val="nil"/>
              <w:right w:val="nil"/>
            </w:tcBorders>
            <w:shd w:val="clear" w:color="000000" w:fill="D0CECE"/>
            <w:noWrap/>
            <w:vAlign w:val="bottom"/>
            <w:hideMark/>
          </w:tcPr>
          <w:p w14:paraId="341B7A58" w14:textId="77777777" w:rsidR="00531523" w:rsidRPr="00531523" w:rsidRDefault="00531523" w:rsidP="00531523">
            <w:pPr>
              <w:spacing w:after="0" w:line="240" w:lineRule="auto"/>
              <w:jc w:val="center"/>
              <w:rPr>
                <w:rFonts w:ascii="Times New Roman" w:eastAsia="Times New Roman" w:hAnsi="Times New Roman" w:cs="Times New Roman"/>
                <w:b/>
                <w:bCs/>
                <w:color w:val="000000"/>
                <w:sz w:val="24"/>
                <w:szCs w:val="24"/>
              </w:rPr>
            </w:pPr>
            <w:r w:rsidRPr="00531523">
              <w:rPr>
                <w:rFonts w:ascii="Times New Roman" w:eastAsia="Times New Roman" w:hAnsi="Times New Roman" w:cs="Times New Roman"/>
                <w:b/>
                <w:bCs/>
                <w:color w:val="000000"/>
                <w:sz w:val="24"/>
                <w:szCs w:val="24"/>
              </w:rPr>
              <w:t>0.29</w:t>
            </w:r>
          </w:p>
        </w:tc>
        <w:tc>
          <w:tcPr>
            <w:tcW w:w="1866" w:type="dxa"/>
            <w:gridSpan w:val="3"/>
            <w:tcBorders>
              <w:top w:val="nil"/>
              <w:left w:val="nil"/>
              <w:bottom w:val="nil"/>
              <w:right w:val="nil"/>
            </w:tcBorders>
            <w:shd w:val="clear" w:color="000000" w:fill="D0CECE"/>
            <w:noWrap/>
            <w:vAlign w:val="bottom"/>
            <w:hideMark/>
          </w:tcPr>
          <w:p w14:paraId="1D315810" w14:textId="77777777" w:rsidR="00531523" w:rsidRPr="00531523" w:rsidRDefault="00531523" w:rsidP="00531523">
            <w:pPr>
              <w:spacing w:after="0" w:line="240" w:lineRule="auto"/>
              <w:jc w:val="center"/>
              <w:rPr>
                <w:rFonts w:ascii="Times New Roman" w:eastAsia="Times New Roman" w:hAnsi="Times New Roman" w:cs="Times New Roman"/>
                <w:color w:val="000000"/>
                <w:sz w:val="24"/>
                <w:szCs w:val="24"/>
              </w:rPr>
            </w:pPr>
            <w:r w:rsidRPr="00531523">
              <w:rPr>
                <w:rFonts w:ascii="Times New Roman" w:eastAsia="Times New Roman" w:hAnsi="Times New Roman" w:cs="Times New Roman"/>
                <w:color w:val="000000"/>
                <w:sz w:val="24"/>
                <w:szCs w:val="24"/>
              </w:rPr>
              <w:t>-0.06</w:t>
            </w:r>
          </w:p>
        </w:tc>
        <w:tc>
          <w:tcPr>
            <w:tcW w:w="455" w:type="dxa"/>
            <w:tcBorders>
              <w:top w:val="nil"/>
              <w:left w:val="nil"/>
              <w:bottom w:val="nil"/>
              <w:right w:val="nil"/>
            </w:tcBorders>
            <w:shd w:val="clear" w:color="auto" w:fill="auto"/>
            <w:noWrap/>
            <w:vAlign w:val="bottom"/>
            <w:hideMark/>
          </w:tcPr>
          <w:p w14:paraId="090C2C57" w14:textId="77777777" w:rsidR="00531523" w:rsidRPr="00531523" w:rsidRDefault="00531523" w:rsidP="00531523">
            <w:pPr>
              <w:spacing w:after="0" w:line="240" w:lineRule="auto"/>
              <w:jc w:val="center"/>
              <w:rPr>
                <w:rFonts w:ascii="Times New Roman" w:eastAsia="Times New Roman" w:hAnsi="Times New Roman" w:cs="Times New Roman"/>
                <w:color w:val="000000"/>
                <w:sz w:val="24"/>
                <w:szCs w:val="24"/>
              </w:rPr>
            </w:pPr>
          </w:p>
        </w:tc>
        <w:tc>
          <w:tcPr>
            <w:tcW w:w="1175" w:type="dxa"/>
            <w:tcBorders>
              <w:top w:val="nil"/>
              <w:left w:val="nil"/>
              <w:bottom w:val="nil"/>
              <w:right w:val="nil"/>
            </w:tcBorders>
            <w:shd w:val="clear" w:color="auto" w:fill="auto"/>
            <w:noWrap/>
            <w:vAlign w:val="bottom"/>
            <w:hideMark/>
          </w:tcPr>
          <w:p w14:paraId="330DC6DE" w14:textId="77777777" w:rsidR="00531523" w:rsidRPr="00531523" w:rsidRDefault="00531523" w:rsidP="00531523">
            <w:pPr>
              <w:spacing w:after="0" w:line="240" w:lineRule="auto"/>
              <w:jc w:val="center"/>
              <w:rPr>
                <w:rFonts w:ascii="Times New Roman" w:eastAsia="Times New Roman" w:hAnsi="Times New Roman" w:cs="Times New Roman"/>
                <w:sz w:val="20"/>
                <w:szCs w:val="20"/>
              </w:rPr>
            </w:pPr>
          </w:p>
        </w:tc>
      </w:tr>
      <w:tr w:rsidR="009A7620" w:rsidRPr="00531523" w14:paraId="207C4208" w14:textId="77777777" w:rsidTr="009A7620">
        <w:trPr>
          <w:trHeight w:val="287"/>
        </w:trPr>
        <w:tc>
          <w:tcPr>
            <w:tcW w:w="1253" w:type="dxa"/>
            <w:tcBorders>
              <w:top w:val="nil"/>
              <w:left w:val="nil"/>
              <w:bottom w:val="nil"/>
              <w:right w:val="nil"/>
            </w:tcBorders>
            <w:shd w:val="clear" w:color="auto" w:fill="auto"/>
            <w:noWrap/>
            <w:vAlign w:val="bottom"/>
            <w:hideMark/>
          </w:tcPr>
          <w:p w14:paraId="4F867B3E" w14:textId="77777777" w:rsidR="00531523" w:rsidRPr="00531523" w:rsidRDefault="00531523" w:rsidP="00531523">
            <w:pPr>
              <w:spacing w:after="0" w:line="240" w:lineRule="auto"/>
              <w:jc w:val="center"/>
              <w:rPr>
                <w:rFonts w:ascii="Times New Roman" w:eastAsia="Times New Roman" w:hAnsi="Times New Roman" w:cs="Times New Roman"/>
                <w:sz w:val="20"/>
                <w:szCs w:val="20"/>
              </w:rPr>
            </w:pPr>
          </w:p>
        </w:tc>
        <w:tc>
          <w:tcPr>
            <w:tcW w:w="1016" w:type="dxa"/>
            <w:gridSpan w:val="2"/>
            <w:tcBorders>
              <w:top w:val="nil"/>
              <w:left w:val="nil"/>
              <w:bottom w:val="nil"/>
              <w:right w:val="nil"/>
            </w:tcBorders>
            <w:shd w:val="clear" w:color="auto" w:fill="auto"/>
            <w:noWrap/>
            <w:vAlign w:val="bottom"/>
            <w:hideMark/>
          </w:tcPr>
          <w:p w14:paraId="7532E651" w14:textId="77777777" w:rsidR="00531523" w:rsidRPr="00531523" w:rsidRDefault="00531523" w:rsidP="00531523">
            <w:pPr>
              <w:spacing w:after="0" w:line="240" w:lineRule="auto"/>
              <w:jc w:val="center"/>
              <w:rPr>
                <w:rFonts w:ascii="Times New Roman" w:eastAsia="Times New Roman" w:hAnsi="Times New Roman" w:cs="Times New Roman"/>
                <w:sz w:val="20"/>
                <w:szCs w:val="20"/>
              </w:rPr>
            </w:pPr>
          </w:p>
        </w:tc>
        <w:tc>
          <w:tcPr>
            <w:tcW w:w="1254" w:type="dxa"/>
            <w:gridSpan w:val="2"/>
            <w:tcBorders>
              <w:top w:val="nil"/>
              <w:left w:val="nil"/>
              <w:bottom w:val="nil"/>
              <w:right w:val="single" w:sz="4" w:space="0" w:color="auto"/>
            </w:tcBorders>
            <w:shd w:val="clear" w:color="auto" w:fill="auto"/>
            <w:noWrap/>
            <w:vAlign w:val="bottom"/>
            <w:hideMark/>
          </w:tcPr>
          <w:p w14:paraId="3CBAA7BD" w14:textId="77777777" w:rsidR="00531523" w:rsidRPr="00531523" w:rsidRDefault="00531523" w:rsidP="00531523">
            <w:pPr>
              <w:spacing w:after="0" w:line="240" w:lineRule="auto"/>
              <w:jc w:val="center"/>
              <w:rPr>
                <w:rFonts w:ascii="Times New Roman" w:eastAsia="Times New Roman" w:hAnsi="Times New Roman" w:cs="Times New Roman"/>
                <w:color w:val="000000"/>
                <w:sz w:val="24"/>
                <w:szCs w:val="24"/>
              </w:rPr>
            </w:pPr>
            <w:r w:rsidRPr="00531523">
              <w:rPr>
                <w:rFonts w:ascii="Times New Roman" w:eastAsia="Times New Roman" w:hAnsi="Times New Roman" w:cs="Times New Roman"/>
                <w:color w:val="000000"/>
                <w:sz w:val="24"/>
                <w:szCs w:val="24"/>
              </w:rPr>
              <w:t>August</w:t>
            </w:r>
          </w:p>
        </w:tc>
        <w:tc>
          <w:tcPr>
            <w:tcW w:w="971" w:type="dxa"/>
            <w:gridSpan w:val="2"/>
            <w:tcBorders>
              <w:top w:val="nil"/>
              <w:left w:val="single" w:sz="4" w:space="0" w:color="auto"/>
              <w:bottom w:val="nil"/>
              <w:right w:val="nil"/>
            </w:tcBorders>
            <w:shd w:val="clear" w:color="auto" w:fill="auto"/>
            <w:noWrap/>
            <w:vAlign w:val="bottom"/>
            <w:hideMark/>
          </w:tcPr>
          <w:p w14:paraId="5FC1D04E" w14:textId="77777777" w:rsidR="00531523" w:rsidRPr="00531523" w:rsidRDefault="00531523" w:rsidP="00531523">
            <w:pPr>
              <w:spacing w:after="0" w:line="240" w:lineRule="auto"/>
              <w:jc w:val="center"/>
              <w:rPr>
                <w:rFonts w:ascii="Times New Roman" w:eastAsia="Times New Roman" w:hAnsi="Times New Roman" w:cs="Times New Roman"/>
                <w:color w:val="000000"/>
                <w:sz w:val="24"/>
                <w:szCs w:val="24"/>
              </w:rPr>
            </w:pPr>
            <w:r w:rsidRPr="00531523">
              <w:rPr>
                <w:rFonts w:ascii="Times New Roman" w:eastAsia="Times New Roman" w:hAnsi="Times New Roman" w:cs="Times New Roman"/>
                <w:color w:val="000000"/>
                <w:sz w:val="24"/>
                <w:szCs w:val="24"/>
              </w:rPr>
              <w:t>0.03</w:t>
            </w:r>
          </w:p>
        </w:tc>
        <w:tc>
          <w:tcPr>
            <w:tcW w:w="1146" w:type="dxa"/>
            <w:gridSpan w:val="3"/>
            <w:tcBorders>
              <w:top w:val="nil"/>
              <w:left w:val="nil"/>
              <w:bottom w:val="nil"/>
              <w:right w:val="nil"/>
            </w:tcBorders>
            <w:shd w:val="clear" w:color="auto" w:fill="auto"/>
            <w:noWrap/>
            <w:vAlign w:val="bottom"/>
            <w:hideMark/>
          </w:tcPr>
          <w:p w14:paraId="29612797" w14:textId="77777777" w:rsidR="00531523" w:rsidRPr="00531523" w:rsidRDefault="00531523" w:rsidP="00531523">
            <w:pPr>
              <w:spacing w:after="0" w:line="240" w:lineRule="auto"/>
              <w:jc w:val="center"/>
              <w:rPr>
                <w:rFonts w:ascii="Times New Roman" w:eastAsia="Times New Roman" w:hAnsi="Times New Roman" w:cs="Times New Roman"/>
                <w:b/>
                <w:bCs/>
                <w:color w:val="000000"/>
                <w:sz w:val="24"/>
                <w:szCs w:val="24"/>
              </w:rPr>
            </w:pPr>
            <w:r w:rsidRPr="00531523">
              <w:rPr>
                <w:rFonts w:ascii="Times New Roman" w:eastAsia="Times New Roman" w:hAnsi="Times New Roman" w:cs="Times New Roman"/>
                <w:b/>
                <w:bCs/>
                <w:color w:val="000000"/>
                <w:sz w:val="24"/>
                <w:szCs w:val="24"/>
              </w:rPr>
              <w:t>0.12</w:t>
            </w:r>
          </w:p>
        </w:tc>
        <w:tc>
          <w:tcPr>
            <w:tcW w:w="971" w:type="dxa"/>
            <w:tcBorders>
              <w:top w:val="nil"/>
              <w:left w:val="nil"/>
              <w:bottom w:val="nil"/>
              <w:right w:val="nil"/>
            </w:tcBorders>
            <w:shd w:val="clear" w:color="auto" w:fill="auto"/>
            <w:noWrap/>
            <w:vAlign w:val="bottom"/>
            <w:hideMark/>
          </w:tcPr>
          <w:p w14:paraId="0F388AE0" w14:textId="77777777" w:rsidR="00531523" w:rsidRPr="00531523" w:rsidRDefault="00531523" w:rsidP="00531523">
            <w:pPr>
              <w:spacing w:after="0" w:line="240" w:lineRule="auto"/>
              <w:jc w:val="center"/>
              <w:rPr>
                <w:rFonts w:ascii="Times New Roman" w:eastAsia="Times New Roman" w:hAnsi="Times New Roman" w:cs="Times New Roman"/>
                <w:b/>
                <w:bCs/>
                <w:color w:val="000000"/>
                <w:sz w:val="24"/>
                <w:szCs w:val="24"/>
              </w:rPr>
            </w:pPr>
            <w:r w:rsidRPr="00531523">
              <w:rPr>
                <w:rFonts w:ascii="Times New Roman" w:eastAsia="Times New Roman" w:hAnsi="Times New Roman" w:cs="Times New Roman"/>
                <w:b/>
                <w:bCs/>
                <w:color w:val="000000"/>
                <w:sz w:val="24"/>
                <w:szCs w:val="24"/>
              </w:rPr>
              <w:t>0.25</w:t>
            </w:r>
          </w:p>
        </w:tc>
        <w:tc>
          <w:tcPr>
            <w:tcW w:w="1148" w:type="dxa"/>
            <w:gridSpan w:val="2"/>
            <w:tcBorders>
              <w:top w:val="nil"/>
              <w:left w:val="nil"/>
              <w:bottom w:val="nil"/>
              <w:right w:val="nil"/>
            </w:tcBorders>
            <w:shd w:val="clear" w:color="auto" w:fill="auto"/>
            <w:noWrap/>
            <w:vAlign w:val="bottom"/>
            <w:hideMark/>
          </w:tcPr>
          <w:p w14:paraId="07345DA3" w14:textId="77777777" w:rsidR="00531523" w:rsidRPr="00531523" w:rsidRDefault="00531523" w:rsidP="00531523">
            <w:pPr>
              <w:spacing w:after="0" w:line="240" w:lineRule="auto"/>
              <w:jc w:val="center"/>
              <w:rPr>
                <w:rFonts w:ascii="Times New Roman" w:eastAsia="Times New Roman" w:hAnsi="Times New Roman" w:cs="Times New Roman"/>
                <w:b/>
                <w:bCs/>
                <w:color w:val="000000"/>
                <w:sz w:val="24"/>
                <w:szCs w:val="24"/>
              </w:rPr>
            </w:pPr>
            <w:r w:rsidRPr="00531523">
              <w:rPr>
                <w:rFonts w:ascii="Times New Roman" w:eastAsia="Times New Roman" w:hAnsi="Times New Roman" w:cs="Times New Roman"/>
                <w:b/>
                <w:bCs/>
                <w:color w:val="000000"/>
                <w:sz w:val="24"/>
                <w:szCs w:val="24"/>
              </w:rPr>
              <w:t>0.28</w:t>
            </w:r>
          </w:p>
        </w:tc>
        <w:tc>
          <w:tcPr>
            <w:tcW w:w="1866" w:type="dxa"/>
            <w:gridSpan w:val="3"/>
            <w:tcBorders>
              <w:top w:val="nil"/>
              <w:left w:val="nil"/>
              <w:bottom w:val="nil"/>
              <w:right w:val="nil"/>
            </w:tcBorders>
            <w:shd w:val="clear" w:color="auto" w:fill="auto"/>
            <w:noWrap/>
            <w:vAlign w:val="bottom"/>
            <w:hideMark/>
          </w:tcPr>
          <w:p w14:paraId="7EF8FAC5" w14:textId="77777777" w:rsidR="00531523" w:rsidRPr="00531523" w:rsidRDefault="00531523" w:rsidP="00531523">
            <w:pPr>
              <w:spacing w:after="0" w:line="240" w:lineRule="auto"/>
              <w:jc w:val="center"/>
              <w:rPr>
                <w:rFonts w:ascii="Times New Roman" w:eastAsia="Times New Roman" w:hAnsi="Times New Roman" w:cs="Times New Roman"/>
                <w:color w:val="000000"/>
                <w:sz w:val="24"/>
                <w:szCs w:val="24"/>
              </w:rPr>
            </w:pPr>
            <w:r w:rsidRPr="00531523">
              <w:rPr>
                <w:rFonts w:ascii="Times New Roman" w:eastAsia="Times New Roman" w:hAnsi="Times New Roman" w:cs="Times New Roman"/>
                <w:color w:val="000000"/>
                <w:sz w:val="24"/>
                <w:szCs w:val="24"/>
              </w:rPr>
              <w:t>0.03</w:t>
            </w:r>
          </w:p>
        </w:tc>
        <w:tc>
          <w:tcPr>
            <w:tcW w:w="455" w:type="dxa"/>
            <w:tcBorders>
              <w:top w:val="nil"/>
              <w:left w:val="nil"/>
              <w:bottom w:val="nil"/>
              <w:right w:val="nil"/>
            </w:tcBorders>
            <w:shd w:val="clear" w:color="auto" w:fill="auto"/>
            <w:noWrap/>
            <w:vAlign w:val="bottom"/>
            <w:hideMark/>
          </w:tcPr>
          <w:p w14:paraId="30B95F7D" w14:textId="77777777" w:rsidR="00531523" w:rsidRPr="00531523" w:rsidRDefault="00531523" w:rsidP="00531523">
            <w:pPr>
              <w:spacing w:after="0" w:line="240" w:lineRule="auto"/>
              <w:jc w:val="center"/>
              <w:rPr>
                <w:rFonts w:ascii="Times New Roman" w:eastAsia="Times New Roman" w:hAnsi="Times New Roman" w:cs="Times New Roman"/>
                <w:color w:val="000000"/>
                <w:sz w:val="24"/>
                <w:szCs w:val="24"/>
              </w:rPr>
            </w:pPr>
          </w:p>
        </w:tc>
        <w:tc>
          <w:tcPr>
            <w:tcW w:w="1175" w:type="dxa"/>
            <w:tcBorders>
              <w:top w:val="nil"/>
              <w:left w:val="nil"/>
              <w:bottom w:val="nil"/>
              <w:right w:val="nil"/>
            </w:tcBorders>
            <w:shd w:val="clear" w:color="auto" w:fill="auto"/>
            <w:noWrap/>
            <w:vAlign w:val="bottom"/>
            <w:hideMark/>
          </w:tcPr>
          <w:p w14:paraId="52910511" w14:textId="77777777" w:rsidR="00531523" w:rsidRPr="00531523" w:rsidRDefault="00531523" w:rsidP="00531523">
            <w:pPr>
              <w:spacing w:after="0" w:line="240" w:lineRule="auto"/>
              <w:jc w:val="center"/>
              <w:rPr>
                <w:rFonts w:ascii="Times New Roman" w:eastAsia="Times New Roman" w:hAnsi="Times New Roman" w:cs="Times New Roman"/>
                <w:sz w:val="20"/>
                <w:szCs w:val="20"/>
              </w:rPr>
            </w:pPr>
          </w:p>
        </w:tc>
      </w:tr>
      <w:tr w:rsidR="009A7620" w:rsidRPr="00531523" w14:paraId="183AB1A6" w14:textId="77777777" w:rsidTr="009A7620">
        <w:trPr>
          <w:trHeight w:val="287"/>
        </w:trPr>
        <w:tc>
          <w:tcPr>
            <w:tcW w:w="1253" w:type="dxa"/>
            <w:tcBorders>
              <w:top w:val="nil"/>
              <w:left w:val="nil"/>
              <w:bottom w:val="nil"/>
              <w:right w:val="nil"/>
            </w:tcBorders>
            <w:shd w:val="clear" w:color="auto" w:fill="auto"/>
            <w:noWrap/>
            <w:vAlign w:val="bottom"/>
            <w:hideMark/>
          </w:tcPr>
          <w:p w14:paraId="59FDF31D" w14:textId="77777777" w:rsidR="00531523" w:rsidRPr="00531523" w:rsidRDefault="00531523" w:rsidP="00531523">
            <w:pPr>
              <w:spacing w:after="0" w:line="240" w:lineRule="auto"/>
              <w:jc w:val="center"/>
              <w:rPr>
                <w:rFonts w:ascii="Times New Roman" w:eastAsia="Times New Roman" w:hAnsi="Times New Roman" w:cs="Times New Roman"/>
                <w:sz w:val="20"/>
                <w:szCs w:val="20"/>
              </w:rPr>
            </w:pPr>
          </w:p>
        </w:tc>
        <w:tc>
          <w:tcPr>
            <w:tcW w:w="1016" w:type="dxa"/>
            <w:gridSpan w:val="2"/>
            <w:tcBorders>
              <w:top w:val="nil"/>
              <w:left w:val="nil"/>
              <w:bottom w:val="nil"/>
              <w:right w:val="nil"/>
            </w:tcBorders>
            <w:shd w:val="clear" w:color="auto" w:fill="auto"/>
            <w:noWrap/>
            <w:vAlign w:val="bottom"/>
            <w:hideMark/>
          </w:tcPr>
          <w:p w14:paraId="7E6480F0" w14:textId="77777777" w:rsidR="00531523" w:rsidRPr="00531523" w:rsidRDefault="00531523" w:rsidP="00531523">
            <w:pPr>
              <w:spacing w:after="0" w:line="240" w:lineRule="auto"/>
              <w:jc w:val="center"/>
              <w:rPr>
                <w:rFonts w:ascii="Times New Roman" w:eastAsia="Times New Roman" w:hAnsi="Times New Roman" w:cs="Times New Roman"/>
                <w:sz w:val="20"/>
                <w:szCs w:val="20"/>
              </w:rPr>
            </w:pPr>
          </w:p>
        </w:tc>
        <w:tc>
          <w:tcPr>
            <w:tcW w:w="1254" w:type="dxa"/>
            <w:gridSpan w:val="2"/>
            <w:tcBorders>
              <w:top w:val="nil"/>
              <w:left w:val="nil"/>
              <w:right w:val="single" w:sz="4" w:space="0" w:color="auto"/>
            </w:tcBorders>
            <w:shd w:val="clear" w:color="D9D9D9" w:fill="D0CECE"/>
            <w:noWrap/>
            <w:vAlign w:val="bottom"/>
            <w:hideMark/>
          </w:tcPr>
          <w:p w14:paraId="70B37C7B" w14:textId="77777777" w:rsidR="00531523" w:rsidRPr="00531523" w:rsidRDefault="00531523" w:rsidP="00531523">
            <w:pPr>
              <w:spacing w:after="0" w:line="240" w:lineRule="auto"/>
              <w:jc w:val="center"/>
              <w:rPr>
                <w:rFonts w:ascii="Times New Roman" w:eastAsia="Times New Roman" w:hAnsi="Times New Roman" w:cs="Times New Roman"/>
                <w:color w:val="000000"/>
                <w:sz w:val="24"/>
                <w:szCs w:val="24"/>
              </w:rPr>
            </w:pPr>
            <w:r w:rsidRPr="00531523">
              <w:rPr>
                <w:rFonts w:ascii="Times New Roman" w:eastAsia="Times New Roman" w:hAnsi="Times New Roman" w:cs="Times New Roman"/>
                <w:color w:val="000000"/>
                <w:sz w:val="24"/>
                <w:szCs w:val="24"/>
              </w:rPr>
              <w:t>September</w:t>
            </w:r>
          </w:p>
        </w:tc>
        <w:tc>
          <w:tcPr>
            <w:tcW w:w="971" w:type="dxa"/>
            <w:gridSpan w:val="2"/>
            <w:tcBorders>
              <w:top w:val="nil"/>
              <w:left w:val="single" w:sz="4" w:space="0" w:color="auto"/>
              <w:right w:val="nil"/>
            </w:tcBorders>
            <w:shd w:val="clear" w:color="000000" w:fill="D0CECE"/>
            <w:noWrap/>
            <w:vAlign w:val="bottom"/>
            <w:hideMark/>
          </w:tcPr>
          <w:p w14:paraId="30BB8048" w14:textId="77777777" w:rsidR="00531523" w:rsidRPr="00531523" w:rsidRDefault="00531523" w:rsidP="00531523">
            <w:pPr>
              <w:spacing w:after="0" w:line="240" w:lineRule="auto"/>
              <w:jc w:val="center"/>
              <w:rPr>
                <w:rFonts w:ascii="Times New Roman" w:eastAsia="Times New Roman" w:hAnsi="Times New Roman" w:cs="Times New Roman"/>
                <w:b/>
                <w:bCs/>
                <w:color w:val="000000"/>
                <w:sz w:val="24"/>
                <w:szCs w:val="24"/>
              </w:rPr>
            </w:pPr>
            <w:r w:rsidRPr="00531523">
              <w:rPr>
                <w:rFonts w:ascii="Times New Roman" w:eastAsia="Times New Roman" w:hAnsi="Times New Roman" w:cs="Times New Roman"/>
                <w:b/>
                <w:bCs/>
                <w:color w:val="000000"/>
                <w:sz w:val="24"/>
                <w:szCs w:val="24"/>
              </w:rPr>
              <w:t>-0.06</w:t>
            </w:r>
          </w:p>
        </w:tc>
        <w:tc>
          <w:tcPr>
            <w:tcW w:w="1146" w:type="dxa"/>
            <w:gridSpan w:val="3"/>
            <w:tcBorders>
              <w:top w:val="nil"/>
              <w:left w:val="nil"/>
              <w:right w:val="nil"/>
            </w:tcBorders>
            <w:shd w:val="clear" w:color="000000" w:fill="D0CECE"/>
            <w:noWrap/>
            <w:vAlign w:val="bottom"/>
            <w:hideMark/>
          </w:tcPr>
          <w:p w14:paraId="24351EE7" w14:textId="77777777" w:rsidR="00531523" w:rsidRPr="00531523" w:rsidRDefault="00531523" w:rsidP="00531523">
            <w:pPr>
              <w:spacing w:after="0" w:line="240" w:lineRule="auto"/>
              <w:jc w:val="center"/>
              <w:rPr>
                <w:rFonts w:ascii="Times New Roman" w:eastAsia="Times New Roman" w:hAnsi="Times New Roman" w:cs="Times New Roman"/>
                <w:b/>
                <w:bCs/>
                <w:color w:val="000000"/>
                <w:sz w:val="24"/>
                <w:szCs w:val="24"/>
              </w:rPr>
            </w:pPr>
            <w:r w:rsidRPr="00531523">
              <w:rPr>
                <w:rFonts w:ascii="Times New Roman" w:eastAsia="Times New Roman" w:hAnsi="Times New Roman" w:cs="Times New Roman"/>
                <w:b/>
                <w:bCs/>
                <w:color w:val="000000"/>
                <w:sz w:val="24"/>
                <w:szCs w:val="24"/>
              </w:rPr>
              <w:t>-0.26</w:t>
            </w:r>
          </w:p>
        </w:tc>
        <w:tc>
          <w:tcPr>
            <w:tcW w:w="971" w:type="dxa"/>
            <w:tcBorders>
              <w:top w:val="nil"/>
              <w:left w:val="nil"/>
              <w:right w:val="nil"/>
            </w:tcBorders>
            <w:shd w:val="clear" w:color="000000" w:fill="D0CECE"/>
            <w:noWrap/>
            <w:vAlign w:val="bottom"/>
            <w:hideMark/>
          </w:tcPr>
          <w:p w14:paraId="24EF481B" w14:textId="77777777" w:rsidR="00531523" w:rsidRPr="00531523" w:rsidRDefault="00531523" w:rsidP="00531523">
            <w:pPr>
              <w:spacing w:after="0" w:line="240" w:lineRule="auto"/>
              <w:jc w:val="center"/>
              <w:rPr>
                <w:rFonts w:ascii="Times New Roman" w:eastAsia="Times New Roman" w:hAnsi="Times New Roman" w:cs="Times New Roman"/>
                <w:b/>
                <w:bCs/>
                <w:color w:val="000000"/>
                <w:sz w:val="24"/>
                <w:szCs w:val="24"/>
              </w:rPr>
            </w:pPr>
            <w:r w:rsidRPr="00531523">
              <w:rPr>
                <w:rFonts w:ascii="Times New Roman" w:eastAsia="Times New Roman" w:hAnsi="Times New Roman" w:cs="Times New Roman"/>
                <w:b/>
                <w:bCs/>
                <w:color w:val="000000"/>
                <w:sz w:val="24"/>
                <w:szCs w:val="24"/>
              </w:rPr>
              <w:t>-0.24</w:t>
            </w:r>
          </w:p>
        </w:tc>
        <w:tc>
          <w:tcPr>
            <w:tcW w:w="1148" w:type="dxa"/>
            <w:gridSpan w:val="2"/>
            <w:tcBorders>
              <w:top w:val="nil"/>
              <w:left w:val="nil"/>
              <w:right w:val="nil"/>
            </w:tcBorders>
            <w:shd w:val="clear" w:color="000000" w:fill="D0CECE"/>
            <w:noWrap/>
            <w:vAlign w:val="bottom"/>
            <w:hideMark/>
          </w:tcPr>
          <w:p w14:paraId="0AADF287" w14:textId="77777777" w:rsidR="00531523" w:rsidRPr="00531523" w:rsidRDefault="00531523" w:rsidP="00531523">
            <w:pPr>
              <w:spacing w:after="0" w:line="240" w:lineRule="auto"/>
              <w:jc w:val="center"/>
              <w:rPr>
                <w:rFonts w:ascii="Times New Roman" w:eastAsia="Times New Roman" w:hAnsi="Times New Roman" w:cs="Times New Roman"/>
                <w:b/>
                <w:bCs/>
                <w:color w:val="000000"/>
                <w:sz w:val="24"/>
                <w:szCs w:val="24"/>
              </w:rPr>
            </w:pPr>
            <w:r w:rsidRPr="00531523">
              <w:rPr>
                <w:rFonts w:ascii="Times New Roman" w:eastAsia="Times New Roman" w:hAnsi="Times New Roman" w:cs="Times New Roman"/>
                <w:b/>
                <w:bCs/>
                <w:color w:val="000000"/>
                <w:sz w:val="24"/>
                <w:szCs w:val="24"/>
              </w:rPr>
              <w:t>0.07</w:t>
            </w:r>
          </w:p>
        </w:tc>
        <w:tc>
          <w:tcPr>
            <w:tcW w:w="1866" w:type="dxa"/>
            <w:gridSpan w:val="3"/>
            <w:tcBorders>
              <w:top w:val="nil"/>
              <w:left w:val="nil"/>
              <w:right w:val="nil"/>
            </w:tcBorders>
            <w:shd w:val="clear" w:color="000000" w:fill="D0CECE"/>
            <w:noWrap/>
            <w:vAlign w:val="bottom"/>
            <w:hideMark/>
          </w:tcPr>
          <w:p w14:paraId="4E3DD9CB" w14:textId="77777777" w:rsidR="00531523" w:rsidRPr="00531523" w:rsidRDefault="00531523" w:rsidP="00531523">
            <w:pPr>
              <w:spacing w:after="0" w:line="240" w:lineRule="auto"/>
              <w:jc w:val="center"/>
              <w:rPr>
                <w:rFonts w:ascii="Times New Roman" w:eastAsia="Times New Roman" w:hAnsi="Times New Roman" w:cs="Times New Roman"/>
                <w:b/>
                <w:bCs/>
                <w:color w:val="000000"/>
                <w:sz w:val="24"/>
                <w:szCs w:val="24"/>
              </w:rPr>
            </w:pPr>
            <w:r w:rsidRPr="00531523">
              <w:rPr>
                <w:rFonts w:ascii="Times New Roman" w:eastAsia="Times New Roman" w:hAnsi="Times New Roman" w:cs="Times New Roman"/>
                <w:b/>
                <w:bCs/>
                <w:color w:val="000000"/>
                <w:sz w:val="24"/>
                <w:szCs w:val="24"/>
              </w:rPr>
              <w:t>-0.24</w:t>
            </w:r>
          </w:p>
        </w:tc>
        <w:tc>
          <w:tcPr>
            <w:tcW w:w="455" w:type="dxa"/>
            <w:tcBorders>
              <w:top w:val="nil"/>
              <w:left w:val="nil"/>
              <w:bottom w:val="nil"/>
              <w:right w:val="nil"/>
            </w:tcBorders>
            <w:shd w:val="clear" w:color="auto" w:fill="auto"/>
            <w:noWrap/>
            <w:vAlign w:val="bottom"/>
            <w:hideMark/>
          </w:tcPr>
          <w:p w14:paraId="35D915CA" w14:textId="77777777" w:rsidR="00531523" w:rsidRPr="00531523" w:rsidRDefault="00531523" w:rsidP="00531523">
            <w:pPr>
              <w:spacing w:after="0" w:line="240" w:lineRule="auto"/>
              <w:jc w:val="center"/>
              <w:rPr>
                <w:rFonts w:ascii="Times New Roman" w:eastAsia="Times New Roman" w:hAnsi="Times New Roman" w:cs="Times New Roman"/>
                <w:b/>
                <w:bCs/>
                <w:color w:val="000000"/>
                <w:sz w:val="24"/>
                <w:szCs w:val="24"/>
              </w:rPr>
            </w:pPr>
          </w:p>
        </w:tc>
        <w:tc>
          <w:tcPr>
            <w:tcW w:w="1175" w:type="dxa"/>
            <w:tcBorders>
              <w:top w:val="nil"/>
              <w:left w:val="nil"/>
              <w:bottom w:val="nil"/>
              <w:right w:val="nil"/>
            </w:tcBorders>
            <w:shd w:val="clear" w:color="auto" w:fill="auto"/>
            <w:noWrap/>
            <w:vAlign w:val="bottom"/>
            <w:hideMark/>
          </w:tcPr>
          <w:p w14:paraId="6425C670" w14:textId="77777777" w:rsidR="00531523" w:rsidRPr="00531523" w:rsidRDefault="00531523" w:rsidP="00531523">
            <w:pPr>
              <w:spacing w:after="0" w:line="240" w:lineRule="auto"/>
              <w:jc w:val="center"/>
              <w:rPr>
                <w:rFonts w:ascii="Times New Roman" w:eastAsia="Times New Roman" w:hAnsi="Times New Roman" w:cs="Times New Roman"/>
                <w:sz w:val="20"/>
                <w:szCs w:val="20"/>
              </w:rPr>
            </w:pPr>
          </w:p>
        </w:tc>
      </w:tr>
      <w:tr w:rsidR="009A7620" w:rsidRPr="00531523" w14:paraId="5273F5FB" w14:textId="77777777" w:rsidTr="009A7620">
        <w:trPr>
          <w:trHeight w:val="287"/>
        </w:trPr>
        <w:tc>
          <w:tcPr>
            <w:tcW w:w="1253" w:type="dxa"/>
            <w:tcBorders>
              <w:top w:val="nil"/>
              <w:left w:val="nil"/>
              <w:bottom w:val="nil"/>
              <w:right w:val="nil"/>
            </w:tcBorders>
            <w:shd w:val="clear" w:color="auto" w:fill="auto"/>
            <w:noWrap/>
            <w:vAlign w:val="bottom"/>
            <w:hideMark/>
          </w:tcPr>
          <w:p w14:paraId="1EBDE38E" w14:textId="77777777" w:rsidR="00531523" w:rsidRPr="00531523" w:rsidRDefault="00531523" w:rsidP="00531523">
            <w:pPr>
              <w:spacing w:after="0" w:line="240" w:lineRule="auto"/>
              <w:jc w:val="center"/>
              <w:rPr>
                <w:rFonts w:ascii="Times New Roman" w:eastAsia="Times New Roman" w:hAnsi="Times New Roman" w:cs="Times New Roman"/>
                <w:sz w:val="20"/>
                <w:szCs w:val="20"/>
              </w:rPr>
            </w:pPr>
          </w:p>
        </w:tc>
        <w:tc>
          <w:tcPr>
            <w:tcW w:w="1016" w:type="dxa"/>
            <w:gridSpan w:val="2"/>
            <w:tcBorders>
              <w:top w:val="nil"/>
              <w:left w:val="nil"/>
              <w:bottom w:val="nil"/>
              <w:right w:val="nil"/>
            </w:tcBorders>
            <w:shd w:val="clear" w:color="auto" w:fill="auto"/>
            <w:noWrap/>
            <w:vAlign w:val="bottom"/>
            <w:hideMark/>
          </w:tcPr>
          <w:p w14:paraId="75CF858A" w14:textId="77777777" w:rsidR="00531523" w:rsidRPr="00531523" w:rsidRDefault="00531523" w:rsidP="00531523">
            <w:pPr>
              <w:spacing w:after="0" w:line="240" w:lineRule="auto"/>
              <w:jc w:val="center"/>
              <w:rPr>
                <w:rFonts w:ascii="Times New Roman" w:eastAsia="Times New Roman" w:hAnsi="Times New Roman" w:cs="Times New Roman"/>
                <w:sz w:val="20"/>
                <w:szCs w:val="20"/>
              </w:rPr>
            </w:pPr>
          </w:p>
        </w:tc>
        <w:tc>
          <w:tcPr>
            <w:tcW w:w="1254" w:type="dxa"/>
            <w:gridSpan w:val="2"/>
            <w:tcBorders>
              <w:top w:val="nil"/>
              <w:left w:val="nil"/>
              <w:bottom w:val="single" w:sz="4" w:space="0" w:color="auto"/>
              <w:right w:val="single" w:sz="4" w:space="0" w:color="auto"/>
            </w:tcBorders>
            <w:shd w:val="clear" w:color="auto" w:fill="auto"/>
            <w:noWrap/>
            <w:vAlign w:val="bottom"/>
            <w:hideMark/>
          </w:tcPr>
          <w:p w14:paraId="3542FFDC" w14:textId="77777777" w:rsidR="00531523" w:rsidRPr="00531523" w:rsidRDefault="00531523" w:rsidP="00531523">
            <w:pPr>
              <w:spacing w:after="0" w:line="240" w:lineRule="auto"/>
              <w:jc w:val="center"/>
              <w:rPr>
                <w:rFonts w:ascii="Times New Roman" w:eastAsia="Times New Roman" w:hAnsi="Times New Roman" w:cs="Times New Roman"/>
                <w:color w:val="000000"/>
                <w:sz w:val="24"/>
                <w:szCs w:val="24"/>
              </w:rPr>
            </w:pPr>
            <w:r w:rsidRPr="00531523">
              <w:rPr>
                <w:rFonts w:ascii="Times New Roman" w:eastAsia="Times New Roman" w:hAnsi="Times New Roman" w:cs="Times New Roman"/>
                <w:color w:val="000000"/>
                <w:sz w:val="24"/>
                <w:szCs w:val="24"/>
              </w:rPr>
              <w:t>October</w:t>
            </w:r>
          </w:p>
        </w:tc>
        <w:tc>
          <w:tcPr>
            <w:tcW w:w="971" w:type="dxa"/>
            <w:gridSpan w:val="2"/>
            <w:tcBorders>
              <w:top w:val="nil"/>
              <w:left w:val="single" w:sz="4" w:space="0" w:color="auto"/>
              <w:bottom w:val="single" w:sz="4" w:space="0" w:color="auto"/>
              <w:right w:val="nil"/>
            </w:tcBorders>
            <w:shd w:val="clear" w:color="auto" w:fill="auto"/>
            <w:noWrap/>
            <w:vAlign w:val="bottom"/>
            <w:hideMark/>
          </w:tcPr>
          <w:p w14:paraId="665E7728" w14:textId="77777777" w:rsidR="00531523" w:rsidRPr="00531523" w:rsidRDefault="00531523" w:rsidP="00531523">
            <w:pPr>
              <w:spacing w:after="0" w:line="240" w:lineRule="auto"/>
              <w:jc w:val="center"/>
              <w:rPr>
                <w:rFonts w:ascii="Times New Roman" w:eastAsia="Times New Roman" w:hAnsi="Times New Roman" w:cs="Times New Roman"/>
                <w:b/>
                <w:bCs/>
                <w:color w:val="000000"/>
                <w:sz w:val="24"/>
                <w:szCs w:val="24"/>
              </w:rPr>
            </w:pPr>
            <w:r w:rsidRPr="00531523">
              <w:rPr>
                <w:rFonts w:ascii="Times New Roman" w:eastAsia="Times New Roman" w:hAnsi="Times New Roman" w:cs="Times New Roman"/>
                <w:b/>
                <w:bCs/>
                <w:color w:val="000000"/>
                <w:sz w:val="24"/>
                <w:szCs w:val="24"/>
              </w:rPr>
              <w:t>-0.08</w:t>
            </w:r>
          </w:p>
        </w:tc>
        <w:tc>
          <w:tcPr>
            <w:tcW w:w="1146" w:type="dxa"/>
            <w:gridSpan w:val="3"/>
            <w:tcBorders>
              <w:top w:val="nil"/>
              <w:left w:val="nil"/>
              <w:bottom w:val="single" w:sz="4" w:space="0" w:color="auto"/>
              <w:right w:val="nil"/>
            </w:tcBorders>
            <w:shd w:val="clear" w:color="auto" w:fill="auto"/>
            <w:noWrap/>
            <w:vAlign w:val="bottom"/>
            <w:hideMark/>
          </w:tcPr>
          <w:p w14:paraId="510E2A5F" w14:textId="77777777" w:rsidR="00531523" w:rsidRPr="00531523" w:rsidRDefault="00531523" w:rsidP="00531523">
            <w:pPr>
              <w:spacing w:after="0" w:line="240" w:lineRule="auto"/>
              <w:jc w:val="center"/>
              <w:rPr>
                <w:rFonts w:ascii="Times New Roman" w:eastAsia="Times New Roman" w:hAnsi="Times New Roman" w:cs="Times New Roman"/>
                <w:b/>
                <w:bCs/>
                <w:color w:val="000000"/>
                <w:sz w:val="24"/>
                <w:szCs w:val="24"/>
              </w:rPr>
            </w:pPr>
            <w:r w:rsidRPr="00531523">
              <w:rPr>
                <w:rFonts w:ascii="Times New Roman" w:eastAsia="Times New Roman" w:hAnsi="Times New Roman" w:cs="Times New Roman"/>
                <w:b/>
                <w:bCs/>
                <w:color w:val="000000"/>
                <w:sz w:val="24"/>
                <w:szCs w:val="24"/>
              </w:rPr>
              <w:t>-0.34</w:t>
            </w:r>
          </w:p>
        </w:tc>
        <w:tc>
          <w:tcPr>
            <w:tcW w:w="971" w:type="dxa"/>
            <w:tcBorders>
              <w:top w:val="nil"/>
              <w:left w:val="nil"/>
              <w:bottom w:val="single" w:sz="4" w:space="0" w:color="auto"/>
              <w:right w:val="nil"/>
            </w:tcBorders>
            <w:shd w:val="clear" w:color="auto" w:fill="auto"/>
            <w:noWrap/>
            <w:vAlign w:val="bottom"/>
            <w:hideMark/>
          </w:tcPr>
          <w:p w14:paraId="277C6D7B" w14:textId="77777777" w:rsidR="00531523" w:rsidRPr="00531523" w:rsidRDefault="00531523" w:rsidP="00531523">
            <w:pPr>
              <w:spacing w:after="0" w:line="240" w:lineRule="auto"/>
              <w:jc w:val="center"/>
              <w:rPr>
                <w:rFonts w:ascii="Times New Roman" w:eastAsia="Times New Roman" w:hAnsi="Times New Roman" w:cs="Times New Roman"/>
                <w:b/>
                <w:bCs/>
                <w:color w:val="000000"/>
                <w:sz w:val="24"/>
                <w:szCs w:val="24"/>
              </w:rPr>
            </w:pPr>
            <w:r w:rsidRPr="00531523">
              <w:rPr>
                <w:rFonts w:ascii="Times New Roman" w:eastAsia="Times New Roman" w:hAnsi="Times New Roman" w:cs="Times New Roman"/>
                <w:b/>
                <w:bCs/>
                <w:color w:val="000000"/>
                <w:sz w:val="24"/>
                <w:szCs w:val="24"/>
              </w:rPr>
              <w:t>-0.32</w:t>
            </w:r>
          </w:p>
        </w:tc>
        <w:tc>
          <w:tcPr>
            <w:tcW w:w="1148" w:type="dxa"/>
            <w:gridSpan w:val="2"/>
            <w:tcBorders>
              <w:top w:val="nil"/>
              <w:left w:val="nil"/>
              <w:bottom w:val="single" w:sz="4" w:space="0" w:color="auto"/>
              <w:right w:val="nil"/>
            </w:tcBorders>
            <w:shd w:val="clear" w:color="auto" w:fill="auto"/>
            <w:noWrap/>
            <w:vAlign w:val="bottom"/>
            <w:hideMark/>
          </w:tcPr>
          <w:p w14:paraId="6B80E1E5" w14:textId="77777777" w:rsidR="00531523" w:rsidRPr="00531523" w:rsidRDefault="00531523" w:rsidP="00531523">
            <w:pPr>
              <w:spacing w:after="0" w:line="240" w:lineRule="auto"/>
              <w:jc w:val="center"/>
              <w:rPr>
                <w:rFonts w:ascii="Times New Roman" w:eastAsia="Times New Roman" w:hAnsi="Times New Roman" w:cs="Times New Roman"/>
                <w:b/>
                <w:bCs/>
                <w:color w:val="000000"/>
                <w:sz w:val="24"/>
                <w:szCs w:val="24"/>
              </w:rPr>
            </w:pPr>
            <w:r w:rsidRPr="00531523">
              <w:rPr>
                <w:rFonts w:ascii="Times New Roman" w:eastAsia="Times New Roman" w:hAnsi="Times New Roman" w:cs="Times New Roman"/>
                <w:b/>
                <w:bCs/>
                <w:color w:val="000000"/>
                <w:sz w:val="24"/>
                <w:szCs w:val="24"/>
              </w:rPr>
              <w:t>-0.28</w:t>
            </w:r>
          </w:p>
        </w:tc>
        <w:tc>
          <w:tcPr>
            <w:tcW w:w="1866" w:type="dxa"/>
            <w:gridSpan w:val="3"/>
            <w:tcBorders>
              <w:top w:val="nil"/>
              <w:left w:val="nil"/>
              <w:bottom w:val="single" w:sz="4" w:space="0" w:color="auto"/>
              <w:right w:val="nil"/>
            </w:tcBorders>
            <w:shd w:val="clear" w:color="auto" w:fill="auto"/>
            <w:noWrap/>
            <w:vAlign w:val="bottom"/>
            <w:hideMark/>
          </w:tcPr>
          <w:p w14:paraId="4A6702B4" w14:textId="77777777" w:rsidR="00531523" w:rsidRPr="00531523" w:rsidRDefault="00531523" w:rsidP="00531523">
            <w:pPr>
              <w:spacing w:after="0" w:line="240" w:lineRule="auto"/>
              <w:jc w:val="center"/>
              <w:rPr>
                <w:rFonts w:ascii="Times New Roman" w:eastAsia="Times New Roman" w:hAnsi="Times New Roman" w:cs="Times New Roman"/>
                <w:b/>
                <w:bCs/>
                <w:color w:val="000000"/>
                <w:sz w:val="24"/>
                <w:szCs w:val="24"/>
              </w:rPr>
            </w:pPr>
            <w:r w:rsidRPr="00531523">
              <w:rPr>
                <w:rFonts w:ascii="Times New Roman" w:eastAsia="Times New Roman" w:hAnsi="Times New Roman" w:cs="Times New Roman"/>
                <w:b/>
                <w:bCs/>
                <w:color w:val="000000"/>
                <w:sz w:val="24"/>
                <w:szCs w:val="24"/>
              </w:rPr>
              <w:t>-0.29</w:t>
            </w:r>
          </w:p>
        </w:tc>
        <w:tc>
          <w:tcPr>
            <w:tcW w:w="455" w:type="dxa"/>
            <w:tcBorders>
              <w:top w:val="nil"/>
              <w:left w:val="nil"/>
              <w:bottom w:val="nil"/>
              <w:right w:val="nil"/>
            </w:tcBorders>
            <w:shd w:val="clear" w:color="auto" w:fill="auto"/>
            <w:noWrap/>
            <w:vAlign w:val="bottom"/>
            <w:hideMark/>
          </w:tcPr>
          <w:p w14:paraId="6CDF9E9C" w14:textId="77777777" w:rsidR="00531523" w:rsidRPr="00531523" w:rsidRDefault="00531523" w:rsidP="00531523">
            <w:pPr>
              <w:spacing w:after="0" w:line="240" w:lineRule="auto"/>
              <w:jc w:val="center"/>
              <w:rPr>
                <w:rFonts w:ascii="Times New Roman" w:eastAsia="Times New Roman" w:hAnsi="Times New Roman" w:cs="Times New Roman"/>
                <w:b/>
                <w:bCs/>
                <w:color w:val="000000"/>
                <w:sz w:val="24"/>
                <w:szCs w:val="24"/>
              </w:rPr>
            </w:pPr>
          </w:p>
        </w:tc>
        <w:tc>
          <w:tcPr>
            <w:tcW w:w="1175" w:type="dxa"/>
            <w:tcBorders>
              <w:top w:val="nil"/>
              <w:left w:val="nil"/>
              <w:bottom w:val="nil"/>
              <w:right w:val="nil"/>
            </w:tcBorders>
            <w:shd w:val="clear" w:color="auto" w:fill="auto"/>
            <w:noWrap/>
            <w:vAlign w:val="bottom"/>
            <w:hideMark/>
          </w:tcPr>
          <w:p w14:paraId="59D4C41A" w14:textId="77777777" w:rsidR="00531523" w:rsidRPr="00531523" w:rsidRDefault="00531523" w:rsidP="00531523">
            <w:pPr>
              <w:spacing w:after="0" w:line="240" w:lineRule="auto"/>
              <w:jc w:val="center"/>
              <w:rPr>
                <w:rFonts w:ascii="Times New Roman" w:eastAsia="Times New Roman" w:hAnsi="Times New Roman" w:cs="Times New Roman"/>
                <w:sz w:val="20"/>
                <w:szCs w:val="20"/>
              </w:rPr>
            </w:pPr>
          </w:p>
        </w:tc>
      </w:tr>
    </w:tbl>
    <w:p w14:paraId="1A79BEC8" w14:textId="77777777" w:rsidR="00531523" w:rsidRDefault="00531523" w:rsidP="0005107E">
      <w:pPr>
        <w:pStyle w:val="Caption"/>
        <w:framePr w:hSpace="187" w:wrap="notBeside" w:vAnchor="page" w:hAnchor="page" w:x="3284" w:y="12068"/>
      </w:pPr>
      <w:r>
        <w:t xml:space="preserve">Table 2- Relationship between monthly precipitation anomalies and crop yield by state.  </w:t>
      </w:r>
    </w:p>
    <w:p w14:paraId="386FCD54" w14:textId="3424D460" w:rsidR="00DF14A1" w:rsidRDefault="00DF14A1">
      <w:pPr>
        <w:rPr>
          <w:b/>
        </w:rPr>
      </w:pPr>
    </w:p>
    <w:p w14:paraId="03F43DF2" w14:textId="4BF922F0" w:rsidR="00DF14A1" w:rsidRDefault="00DF14A1">
      <w:pPr>
        <w:rPr>
          <w:b/>
        </w:rPr>
      </w:pPr>
    </w:p>
    <w:p w14:paraId="2FBE299B" w14:textId="2D4EDFAC" w:rsidR="00DF14A1" w:rsidRDefault="00DF14A1">
      <w:pPr>
        <w:rPr>
          <w:b/>
        </w:rPr>
      </w:pPr>
    </w:p>
    <w:p w14:paraId="45E7A473" w14:textId="629C96E2" w:rsidR="00DF14A1" w:rsidRDefault="00DF14A1">
      <w:pPr>
        <w:rPr>
          <w:b/>
        </w:rPr>
      </w:pPr>
    </w:p>
    <w:p w14:paraId="3923E8B2" w14:textId="77777777" w:rsidR="003D111E" w:rsidRDefault="009D12E6" w:rsidP="003D111E">
      <w:pPr>
        <w:keepNext/>
      </w:pPr>
      <w:r>
        <w:rPr>
          <w:b/>
          <w:noProof/>
        </w:rPr>
        <w:lastRenderedPageBreak/>
        <w:drawing>
          <wp:inline distT="0" distB="0" distL="0" distR="0" wp14:anchorId="49E9A727" wp14:editId="048443C4">
            <wp:extent cx="6194323" cy="3200400"/>
            <wp:effectExtent l="19050" t="19050" r="1651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FORPAPER2.ti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97374" cy="3201976"/>
                    </a:xfrm>
                    <a:prstGeom prst="rect">
                      <a:avLst/>
                    </a:prstGeom>
                    <a:ln>
                      <a:solidFill>
                        <a:schemeClr val="tx1"/>
                      </a:solidFill>
                    </a:ln>
                  </pic:spPr>
                </pic:pic>
              </a:graphicData>
            </a:graphic>
          </wp:inline>
        </w:drawing>
      </w:r>
    </w:p>
    <w:p w14:paraId="2C554467" w14:textId="40F05DEF" w:rsidR="00DF14A1" w:rsidRDefault="003D111E" w:rsidP="003D111E">
      <w:pPr>
        <w:pStyle w:val="Caption"/>
      </w:pPr>
      <w:r>
        <w:t xml:space="preserve">Figure </w:t>
      </w:r>
      <w:fldSimple w:instr=" SEQ Figure \* ARABIC ">
        <w:r>
          <w:rPr>
            <w:noProof/>
          </w:rPr>
          <w:t>1</w:t>
        </w:r>
      </w:fldSimple>
      <w:r>
        <w:t xml:space="preserve">. Example of the spatial mean technique used to identify count-wide averages of maximum temperature and total daily precipitation. (A) showcases the raw PRISM data and (B) illustrates the newly created county-mean of total precipitation on May 31, 2018. </w:t>
      </w:r>
    </w:p>
    <w:p w14:paraId="60508199" w14:textId="1627704B" w:rsidR="009D6F07" w:rsidRDefault="009D6F07" w:rsidP="009D6F07">
      <w:r>
        <w:rPr>
          <w:noProof/>
        </w:rPr>
        <w:drawing>
          <wp:inline distT="0" distB="0" distL="0" distR="0" wp14:anchorId="4A746E64" wp14:editId="22A40042">
            <wp:extent cx="6190488" cy="3200400"/>
            <wp:effectExtent l="19050" t="19050" r="20320" b="1905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MAPFORPAPER222.tif"/>
                    <pic:cNvPicPr preferRelativeResize="0"/>
                  </pic:nvPicPr>
                  <pic:blipFill>
                    <a:blip r:embed="rId27" cstate="print">
                      <a:extLst>
                        <a:ext uri="{28A0092B-C50C-407E-A947-70E740481C1C}">
                          <a14:useLocalDpi xmlns:a14="http://schemas.microsoft.com/office/drawing/2010/main" val="0"/>
                        </a:ext>
                      </a:extLst>
                    </a:blip>
                    <a:stretch>
                      <a:fillRect/>
                    </a:stretch>
                  </pic:blipFill>
                  <pic:spPr>
                    <a:xfrm>
                      <a:off x="0" y="0"/>
                      <a:ext cx="6190488" cy="3200400"/>
                    </a:xfrm>
                    <a:prstGeom prst="rect">
                      <a:avLst/>
                    </a:prstGeom>
                    <a:ln>
                      <a:solidFill>
                        <a:schemeClr val="tx1"/>
                      </a:solidFill>
                    </a:ln>
                  </pic:spPr>
                </pic:pic>
              </a:graphicData>
            </a:graphic>
          </wp:inline>
        </w:drawing>
      </w:r>
    </w:p>
    <w:p w14:paraId="3961AF66" w14:textId="4ACCA1D8" w:rsidR="009D6F07" w:rsidRDefault="009D6F07" w:rsidP="009D6F07">
      <w:pPr>
        <w:pStyle w:val="Caption"/>
      </w:pPr>
      <w:r>
        <w:t xml:space="preserve">Figure 2. Growing season average of maximum temperature and precipitation by county in the SEUS study region. </w:t>
      </w:r>
    </w:p>
    <w:p w14:paraId="020BB927" w14:textId="77777777" w:rsidR="009D6F07" w:rsidRPr="009D6F07" w:rsidRDefault="009D6F07" w:rsidP="009D6F07"/>
    <w:p w14:paraId="4D4B6F91" w14:textId="77777777" w:rsidR="002C0EB1" w:rsidRPr="002C0EB1" w:rsidRDefault="002C0EB1" w:rsidP="002C0EB1"/>
    <w:p w14:paraId="01715CEC" w14:textId="54C8667F" w:rsidR="00D64E9C" w:rsidRDefault="00335A79" w:rsidP="00D64E9C">
      <w:r>
        <w:lastRenderedPageBreak/>
        <w:pict w14:anchorId="01F750B6">
          <v:shape id="_x0000_i1025" type="#_x0000_t75" style="width:467.7pt;height:277.5pt" o:bordertopcolor="this" o:borderleftcolor="this" o:borderbottomcolor="this" o:borderrightcolor="this">
            <v:imagedata r:id="rId28" o:title="tempplotsmajrocrops"/>
            <w10:bordertop type="single" width="4"/>
            <w10:borderleft type="single" width="4"/>
            <w10:borderbottom type="single" width="4"/>
            <w10:borderright type="single" width="4"/>
          </v:shape>
        </w:pict>
      </w:r>
    </w:p>
    <w:p w14:paraId="271108B4" w14:textId="664A9341" w:rsidR="002C0EB1" w:rsidRDefault="002C0EB1" w:rsidP="00D64E9C"/>
    <w:p w14:paraId="56001A40" w14:textId="77777777" w:rsidR="002C0EB1" w:rsidRDefault="002C0EB1" w:rsidP="00D64E9C"/>
    <w:p w14:paraId="17970A16" w14:textId="77777777" w:rsidR="002C0EB1" w:rsidRDefault="002C0EB1" w:rsidP="00D64E9C"/>
    <w:p w14:paraId="64DB901B" w14:textId="39B8701C" w:rsidR="00C26A4D" w:rsidRPr="002569B0" w:rsidRDefault="00335A79">
      <w:r>
        <w:pict w14:anchorId="65D6D9EF">
          <v:shape id="_x0000_i1026" type="#_x0000_t75" style="width:467.7pt;height:277.5pt" o:bordertopcolor="this" o:borderleftcolor="this" o:borderbottomcolor="this" o:borderrightcolor="this">
            <v:imagedata r:id="rId29" o:title="pptplotsmajrocrops"/>
            <w10:bordertop type="single" width="4"/>
            <w10:borderleft type="single" width="4"/>
            <w10:borderbottom type="single" width="4"/>
            <w10:borderright type="single" width="4"/>
          </v:shape>
        </w:pict>
      </w:r>
    </w:p>
    <w:sectPr w:rsidR="00C26A4D" w:rsidRPr="002569B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Andrew Murray" w:date="2019-07-15T07:19:00Z" w:initials="AM">
    <w:p w14:paraId="0A70B286" w14:textId="4FED9D4F" w:rsidR="0067585D" w:rsidRDefault="0067585D">
      <w:pPr>
        <w:pStyle w:val="CommentText"/>
      </w:pPr>
      <w:r>
        <w:rPr>
          <w:rStyle w:val="CommentReference"/>
        </w:rPr>
        <w:annotationRef/>
      </w:r>
      <w:r>
        <w:t>I really don’t think Clark needs to be on this and from what I can tell he doesn’t feel the need to be.</w:t>
      </w:r>
    </w:p>
  </w:comment>
  <w:comment w:id="3" w:author="Andrew Murray" w:date="2019-07-15T07:21:00Z" w:initials="AM">
    <w:p w14:paraId="77718EAC" w14:textId="64E99F39" w:rsidR="001477CB" w:rsidRDefault="001477CB">
      <w:pPr>
        <w:pStyle w:val="CommentText"/>
      </w:pPr>
      <w:r>
        <w:rPr>
          <w:rStyle w:val="CommentReference"/>
        </w:rPr>
        <w:annotationRef/>
      </w:r>
      <w:r>
        <w:t>Is this necessary?</w:t>
      </w:r>
      <w:r w:rsidR="00D32DD2">
        <w:t xml:space="preserve"> Maybe just say climate change</w:t>
      </w:r>
    </w:p>
  </w:comment>
  <w:comment w:id="14" w:author="Andrew Murray" w:date="2019-07-15T07:25:00Z" w:initials="AM">
    <w:p w14:paraId="54DDA552" w14:textId="24839B69" w:rsidR="004C4C96" w:rsidRDefault="004C4C96">
      <w:pPr>
        <w:pStyle w:val="CommentText"/>
      </w:pPr>
      <w:r>
        <w:rPr>
          <w:rStyle w:val="CommentReference"/>
        </w:rPr>
        <w:annotationRef/>
      </w:r>
      <w:r>
        <w:t>Too much commentary? Is this citable?</w:t>
      </w:r>
    </w:p>
  </w:comment>
  <w:comment w:id="15" w:author="Andrew Murray" w:date="2019-07-15T07:26:00Z" w:initials="AM">
    <w:p w14:paraId="3A497111" w14:textId="62CFB9E3" w:rsidR="00925E89" w:rsidRDefault="00925E89">
      <w:pPr>
        <w:pStyle w:val="CommentText"/>
      </w:pPr>
      <w:r>
        <w:rPr>
          <w:rStyle w:val="CommentReference"/>
        </w:rPr>
        <w:annotationRef/>
      </w:r>
      <w:r w:rsidR="00B8248F">
        <w:t>I think it may be distracting to mention apples here and then never again</w:t>
      </w:r>
    </w:p>
  </w:comment>
  <w:comment w:id="20" w:author="Andrew Murray" w:date="2019-07-15T10:13:00Z" w:initials="AM">
    <w:p w14:paraId="67B901D8" w14:textId="60F1AC20" w:rsidR="00E23BB6" w:rsidRDefault="00E23BB6">
      <w:pPr>
        <w:pStyle w:val="CommentText"/>
      </w:pPr>
      <w:r>
        <w:rPr>
          <w:rStyle w:val="CommentReference"/>
        </w:rPr>
        <w:annotationRef/>
      </w:r>
      <w:r>
        <w:t>I think we should use ‘corn’ consistently</w:t>
      </w:r>
    </w:p>
  </w:comment>
  <w:comment w:id="24" w:author="Andrew Murray" w:date="2019-07-15T10:13:00Z" w:initials="AM">
    <w:p w14:paraId="7B334DB4" w14:textId="5B2FC8B0" w:rsidR="00CC260A" w:rsidRDefault="00CC260A">
      <w:pPr>
        <w:pStyle w:val="CommentText"/>
      </w:pPr>
      <w:r>
        <w:rPr>
          <w:rStyle w:val="CommentReference"/>
        </w:rPr>
        <w:annotationRef/>
      </w:r>
      <w:r>
        <w:t>Metrics? Thresholds?</w:t>
      </w:r>
    </w:p>
  </w:comment>
  <w:comment w:id="31" w:author="Andrew Murray" w:date="2019-07-15T10:20:00Z" w:initials="AM">
    <w:p w14:paraId="2DAD39C0" w14:textId="6B661BF7" w:rsidR="0007161B" w:rsidRDefault="0007161B">
      <w:pPr>
        <w:pStyle w:val="CommentText"/>
      </w:pPr>
      <w:r>
        <w:rPr>
          <w:rStyle w:val="CommentReference"/>
        </w:rPr>
        <w:annotationRef/>
      </w:r>
      <w:r>
        <w:t>Its way more than 1 right?</w:t>
      </w:r>
      <w:r w:rsidR="008B080B">
        <w:t xml:space="preserve"> I would check but im not online</w:t>
      </w:r>
    </w:p>
  </w:comment>
  <w:comment w:id="32" w:author="Andrew Murray" w:date="2019-07-15T10:23:00Z" w:initials="AM">
    <w:p w14:paraId="231A77C4" w14:textId="272C0FC9" w:rsidR="00E8073B" w:rsidRDefault="00E8073B">
      <w:pPr>
        <w:pStyle w:val="CommentText"/>
      </w:pPr>
      <w:r>
        <w:rPr>
          <w:rStyle w:val="CommentReference"/>
        </w:rPr>
        <w:annotationRef/>
      </w:r>
      <w:r>
        <w:t>Not sure this is necessary information</w:t>
      </w:r>
    </w:p>
  </w:comment>
  <w:comment w:id="80" w:author="Andrew Murray" w:date="2019-07-15T10:42:00Z" w:initials="AM">
    <w:p w14:paraId="20A850BC" w14:textId="76F899EE" w:rsidR="00E14396" w:rsidRDefault="00E14396">
      <w:pPr>
        <w:pStyle w:val="CommentText"/>
      </w:pPr>
      <w:r>
        <w:rPr>
          <w:rStyle w:val="CommentReference"/>
        </w:rPr>
        <w:annotationRef/>
      </w:r>
      <w:r>
        <w:t>Should we use cm?</w:t>
      </w:r>
    </w:p>
  </w:comment>
  <w:comment w:id="83" w:author="Andrew Murray" w:date="2019-07-16T09:12:00Z" w:initials="AM">
    <w:p w14:paraId="3E37E58E" w14:textId="4DB2C2A3" w:rsidR="0028184C" w:rsidRDefault="0028184C">
      <w:pPr>
        <w:pStyle w:val="CommentText"/>
      </w:pPr>
      <w:r>
        <w:rPr>
          <w:rStyle w:val="CommentReference"/>
        </w:rPr>
        <w:annotationRef/>
      </w:r>
      <w:r>
        <w:t>Are these points not contrary to eachother?</w:t>
      </w:r>
    </w:p>
  </w:comment>
  <w:comment w:id="104" w:author="Andrew Murray" w:date="2019-07-16T09:28:00Z" w:initials="AM">
    <w:p w14:paraId="5D921262" w14:textId="1DFE3019" w:rsidR="00137AF2" w:rsidRDefault="00137AF2">
      <w:pPr>
        <w:pStyle w:val="CommentText"/>
      </w:pPr>
      <w:r>
        <w:rPr>
          <w:rStyle w:val="CommentReference"/>
        </w:rPr>
        <w:annotationRef/>
      </w:r>
      <w:r>
        <w:t>Doesn’t this mean it gets even weaker?</w:t>
      </w:r>
    </w:p>
  </w:comment>
  <w:comment w:id="110" w:author="Andrew Murray" w:date="2019-07-16T09:36:00Z" w:initials="AM">
    <w:p w14:paraId="1A58338B" w14:textId="399ED61B" w:rsidR="00E7672E" w:rsidRDefault="00E7672E">
      <w:pPr>
        <w:pStyle w:val="CommentText"/>
      </w:pPr>
      <w:r>
        <w:rPr>
          <w:rStyle w:val="CommentReference"/>
        </w:rPr>
        <w:annotationRef/>
      </w:r>
      <w:r w:rsidR="00F26AD1">
        <w:t>How do we know this?</w:t>
      </w:r>
    </w:p>
  </w:comment>
  <w:comment w:id="111" w:author="Andrew Murray" w:date="2019-07-16T09:41:00Z" w:initials="AM">
    <w:p w14:paraId="1AF8D18B" w14:textId="0D5C7470" w:rsidR="00981F86" w:rsidRDefault="00981F86">
      <w:pPr>
        <w:pStyle w:val="CommentText"/>
      </w:pPr>
      <w:r>
        <w:rPr>
          <w:rStyle w:val="CommentReference"/>
        </w:rPr>
        <w:annotationRef/>
      </w:r>
      <w:r>
        <w:t>I think we should discuss developing this paragraph more. I wonder if we need a more in depth analysis on tropical cyclone hits and crop loss or if this is enough?</w:t>
      </w:r>
    </w:p>
  </w:comment>
  <w:comment w:id="120" w:author="Andrew Murray" w:date="2019-07-16T09:46:00Z" w:initials="AM">
    <w:p w14:paraId="1F4C98C3" w14:textId="1C3C6F7D" w:rsidR="004F5DC5" w:rsidRDefault="004F5DC5">
      <w:pPr>
        <w:pStyle w:val="CommentText"/>
      </w:pPr>
      <w:r>
        <w:rPr>
          <w:rStyle w:val="CommentReference"/>
        </w:rPr>
        <w:annotationRef/>
      </w:r>
      <w:r>
        <w:t>I don’t think we need to defend our use of county level ppt since that is the finest resolution available from USDA</w:t>
      </w:r>
    </w:p>
  </w:comment>
  <w:comment w:id="122" w:author="Andrew Murray" w:date="2019-07-16T09:48:00Z" w:initials="AM">
    <w:p w14:paraId="3C620D71" w14:textId="51AB7028" w:rsidR="003C054B" w:rsidRDefault="003C054B">
      <w:pPr>
        <w:pStyle w:val="CommentText"/>
      </w:pPr>
      <w:r>
        <w:rPr>
          <w:rStyle w:val="CommentReference"/>
        </w:rPr>
        <w:annotationRef/>
      </w:r>
      <w:r>
        <w:t>Not sure what this means</w:t>
      </w:r>
    </w:p>
  </w:comment>
  <w:comment w:id="129" w:author="Andrew Murray" w:date="2019-07-16T09:54:00Z" w:initials="AM">
    <w:p w14:paraId="255AD6BE" w14:textId="33EA6973" w:rsidR="008A3A4E" w:rsidRDefault="008A3A4E">
      <w:pPr>
        <w:pStyle w:val="CommentText"/>
      </w:pPr>
      <w:r>
        <w:rPr>
          <w:rStyle w:val="CommentReference"/>
        </w:rPr>
        <w:annotationRef/>
      </w:r>
      <w:r>
        <w:t>This is how you refer to them in the introduction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A70B286" w15:done="0"/>
  <w15:commentEx w15:paraId="77718EAC" w15:done="0"/>
  <w15:commentEx w15:paraId="54DDA552" w15:done="0"/>
  <w15:commentEx w15:paraId="3A497111" w15:done="0"/>
  <w15:commentEx w15:paraId="67B901D8" w15:done="0"/>
  <w15:commentEx w15:paraId="7B334DB4" w15:done="0"/>
  <w15:commentEx w15:paraId="2DAD39C0" w15:done="0"/>
  <w15:commentEx w15:paraId="231A77C4" w15:done="0"/>
  <w15:commentEx w15:paraId="20A850BC" w15:done="0"/>
  <w15:commentEx w15:paraId="3E37E58E" w15:done="0"/>
  <w15:commentEx w15:paraId="5D921262" w15:done="0"/>
  <w15:commentEx w15:paraId="1A58338B" w15:done="0"/>
  <w15:commentEx w15:paraId="1AF8D18B" w15:done="0"/>
  <w15:commentEx w15:paraId="1F4C98C3" w15:done="0"/>
  <w15:commentEx w15:paraId="3C620D71" w15:done="0"/>
  <w15:commentEx w15:paraId="255AD6B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A70B286" w16cid:durableId="20D6A799"/>
  <w16cid:commentId w16cid:paraId="77718EAC" w16cid:durableId="20D6A7EC"/>
  <w16cid:commentId w16cid:paraId="54DDA552" w16cid:durableId="20D6A8DC"/>
  <w16cid:commentId w16cid:paraId="3A497111" w16cid:durableId="20D6A91F"/>
  <w16cid:commentId w16cid:paraId="67B901D8" w16cid:durableId="20D6D061"/>
  <w16cid:commentId w16cid:paraId="7B334DB4" w16cid:durableId="20D6D02E"/>
  <w16cid:commentId w16cid:paraId="2DAD39C0" w16cid:durableId="20D6D203"/>
  <w16cid:commentId w16cid:paraId="231A77C4" w16cid:durableId="20D6D2B9"/>
  <w16cid:commentId w16cid:paraId="20A850BC" w16cid:durableId="20D6D72E"/>
  <w16cid:commentId w16cid:paraId="3E37E58E" w16cid:durableId="20D81379"/>
  <w16cid:commentId w16cid:paraId="5D921262" w16cid:durableId="20D8174B"/>
  <w16cid:commentId w16cid:paraId="1A58338B" w16cid:durableId="20D81901"/>
  <w16cid:commentId w16cid:paraId="1AF8D18B" w16cid:durableId="20D81A3D"/>
  <w16cid:commentId w16cid:paraId="1F4C98C3" w16cid:durableId="20D81B5A"/>
  <w16cid:commentId w16cid:paraId="3C620D71" w16cid:durableId="20D81BFF"/>
  <w16cid:commentId w16cid:paraId="255AD6BE" w16cid:durableId="20D81D4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Source Sans Pro">
    <w:altName w:val="Times New Roman"/>
    <w:charset w:val="00"/>
    <w:family w:val="swiss"/>
    <w:pitch w:val="variable"/>
    <w:sig w:usb0="600002F7" w:usb1="02000001" w:usb2="00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rew Murray">
    <w15:presenceInfo w15:providerId="None" w15:userId="Andrew Murra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14FA"/>
    <w:rsid w:val="00003BE4"/>
    <w:rsid w:val="00016742"/>
    <w:rsid w:val="00027579"/>
    <w:rsid w:val="0003303C"/>
    <w:rsid w:val="00036650"/>
    <w:rsid w:val="000409D6"/>
    <w:rsid w:val="0005107E"/>
    <w:rsid w:val="0007161B"/>
    <w:rsid w:val="000E0B66"/>
    <w:rsid w:val="000E5E16"/>
    <w:rsid w:val="001105C8"/>
    <w:rsid w:val="00122D56"/>
    <w:rsid w:val="00123768"/>
    <w:rsid w:val="00125126"/>
    <w:rsid w:val="00132B88"/>
    <w:rsid w:val="00137AF2"/>
    <w:rsid w:val="00141A74"/>
    <w:rsid w:val="001426B7"/>
    <w:rsid w:val="001477CB"/>
    <w:rsid w:val="00156928"/>
    <w:rsid w:val="00181309"/>
    <w:rsid w:val="0018395B"/>
    <w:rsid w:val="001B72B6"/>
    <w:rsid w:val="001B7C08"/>
    <w:rsid w:val="001E5789"/>
    <w:rsid w:val="001F015A"/>
    <w:rsid w:val="001F5EFC"/>
    <w:rsid w:val="001F7A0D"/>
    <w:rsid w:val="00202824"/>
    <w:rsid w:val="00251577"/>
    <w:rsid w:val="002569B0"/>
    <w:rsid w:val="00267614"/>
    <w:rsid w:val="00273B2B"/>
    <w:rsid w:val="0028184C"/>
    <w:rsid w:val="002819F8"/>
    <w:rsid w:val="002874F0"/>
    <w:rsid w:val="002A4F53"/>
    <w:rsid w:val="002C0EB1"/>
    <w:rsid w:val="002C29B7"/>
    <w:rsid w:val="002C2A70"/>
    <w:rsid w:val="002C7D67"/>
    <w:rsid w:val="002F29DB"/>
    <w:rsid w:val="0032231D"/>
    <w:rsid w:val="00335A79"/>
    <w:rsid w:val="00340409"/>
    <w:rsid w:val="003641C8"/>
    <w:rsid w:val="00390FA9"/>
    <w:rsid w:val="0039125A"/>
    <w:rsid w:val="003929C8"/>
    <w:rsid w:val="003A6072"/>
    <w:rsid w:val="003A6AAE"/>
    <w:rsid w:val="003B5203"/>
    <w:rsid w:val="003B7BAD"/>
    <w:rsid w:val="003C054B"/>
    <w:rsid w:val="003D111E"/>
    <w:rsid w:val="003E1742"/>
    <w:rsid w:val="003E6718"/>
    <w:rsid w:val="003F3533"/>
    <w:rsid w:val="004173AD"/>
    <w:rsid w:val="00423769"/>
    <w:rsid w:val="0043635E"/>
    <w:rsid w:val="0045024F"/>
    <w:rsid w:val="004525FA"/>
    <w:rsid w:val="004561F4"/>
    <w:rsid w:val="00467820"/>
    <w:rsid w:val="00474FF4"/>
    <w:rsid w:val="004801C8"/>
    <w:rsid w:val="004812BF"/>
    <w:rsid w:val="00481E36"/>
    <w:rsid w:val="004A6A77"/>
    <w:rsid w:val="004B4D42"/>
    <w:rsid w:val="004C4A6B"/>
    <w:rsid w:val="004C4C96"/>
    <w:rsid w:val="004C5663"/>
    <w:rsid w:val="004D56DA"/>
    <w:rsid w:val="004D56ED"/>
    <w:rsid w:val="004D69A8"/>
    <w:rsid w:val="004E680C"/>
    <w:rsid w:val="004F5DC5"/>
    <w:rsid w:val="0050143B"/>
    <w:rsid w:val="005177ED"/>
    <w:rsid w:val="005238D8"/>
    <w:rsid w:val="00531523"/>
    <w:rsid w:val="00531A4F"/>
    <w:rsid w:val="0054083B"/>
    <w:rsid w:val="0054454B"/>
    <w:rsid w:val="00556C5B"/>
    <w:rsid w:val="00561E5B"/>
    <w:rsid w:val="00580392"/>
    <w:rsid w:val="0058077A"/>
    <w:rsid w:val="00582E83"/>
    <w:rsid w:val="00583737"/>
    <w:rsid w:val="005A5EA9"/>
    <w:rsid w:val="005A752D"/>
    <w:rsid w:val="005B0B24"/>
    <w:rsid w:val="005B14FA"/>
    <w:rsid w:val="005C50FC"/>
    <w:rsid w:val="005E2154"/>
    <w:rsid w:val="00601011"/>
    <w:rsid w:val="00601043"/>
    <w:rsid w:val="006320FE"/>
    <w:rsid w:val="006714C6"/>
    <w:rsid w:val="00671614"/>
    <w:rsid w:val="0067585D"/>
    <w:rsid w:val="006821EB"/>
    <w:rsid w:val="00686C6A"/>
    <w:rsid w:val="00690DB0"/>
    <w:rsid w:val="006B3733"/>
    <w:rsid w:val="006C3788"/>
    <w:rsid w:val="006C56B4"/>
    <w:rsid w:val="006D0C8C"/>
    <w:rsid w:val="006D58AA"/>
    <w:rsid w:val="006E11CA"/>
    <w:rsid w:val="006E355B"/>
    <w:rsid w:val="006F2BFA"/>
    <w:rsid w:val="00713055"/>
    <w:rsid w:val="00720AB2"/>
    <w:rsid w:val="00741244"/>
    <w:rsid w:val="00742FE9"/>
    <w:rsid w:val="007627DC"/>
    <w:rsid w:val="00776CD2"/>
    <w:rsid w:val="00783E7F"/>
    <w:rsid w:val="007A7AD3"/>
    <w:rsid w:val="007B20DE"/>
    <w:rsid w:val="007B54B8"/>
    <w:rsid w:val="007B69BA"/>
    <w:rsid w:val="007C16DA"/>
    <w:rsid w:val="007C55C9"/>
    <w:rsid w:val="007C6873"/>
    <w:rsid w:val="007D4695"/>
    <w:rsid w:val="007E39E0"/>
    <w:rsid w:val="007E45D0"/>
    <w:rsid w:val="007F55A0"/>
    <w:rsid w:val="00807D76"/>
    <w:rsid w:val="008707D9"/>
    <w:rsid w:val="0087213D"/>
    <w:rsid w:val="008759A2"/>
    <w:rsid w:val="00880792"/>
    <w:rsid w:val="00885160"/>
    <w:rsid w:val="0089464D"/>
    <w:rsid w:val="008A3A4E"/>
    <w:rsid w:val="008B080B"/>
    <w:rsid w:val="008B2F81"/>
    <w:rsid w:val="008B59EF"/>
    <w:rsid w:val="008F6109"/>
    <w:rsid w:val="008F7424"/>
    <w:rsid w:val="00901DB5"/>
    <w:rsid w:val="0090349C"/>
    <w:rsid w:val="009133F2"/>
    <w:rsid w:val="00916D9D"/>
    <w:rsid w:val="00925E89"/>
    <w:rsid w:val="00942CA1"/>
    <w:rsid w:val="009561B4"/>
    <w:rsid w:val="009678E3"/>
    <w:rsid w:val="00971538"/>
    <w:rsid w:val="0097331E"/>
    <w:rsid w:val="009779F4"/>
    <w:rsid w:val="00981F86"/>
    <w:rsid w:val="009A4A98"/>
    <w:rsid w:val="009A4BD8"/>
    <w:rsid w:val="009A7620"/>
    <w:rsid w:val="009C4B40"/>
    <w:rsid w:val="009C7EEA"/>
    <w:rsid w:val="009D12E6"/>
    <w:rsid w:val="009D6F07"/>
    <w:rsid w:val="009F21A9"/>
    <w:rsid w:val="00A248FB"/>
    <w:rsid w:val="00A67809"/>
    <w:rsid w:val="00A911CE"/>
    <w:rsid w:val="00A91213"/>
    <w:rsid w:val="00AA4F1F"/>
    <w:rsid w:val="00AB0B74"/>
    <w:rsid w:val="00AB1719"/>
    <w:rsid w:val="00AC568B"/>
    <w:rsid w:val="00AD1FEA"/>
    <w:rsid w:val="00AF5728"/>
    <w:rsid w:val="00B015B2"/>
    <w:rsid w:val="00B139BE"/>
    <w:rsid w:val="00B21F42"/>
    <w:rsid w:val="00B23954"/>
    <w:rsid w:val="00B3585F"/>
    <w:rsid w:val="00B36FA3"/>
    <w:rsid w:val="00B46D19"/>
    <w:rsid w:val="00B600B9"/>
    <w:rsid w:val="00B8248F"/>
    <w:rsid w:val="00BA152B"/>
    <w:rsid w:val="00BA438C"/>
    <w:rsid w:val="00BB4495"/>
    <w:rsid w:val="00BB6BCD"/>
    <w:rsid w:val="00BB7B18"/>
    <w:rsid w:val="00BC0055"/>
    <w:rsid w:val="00BC7923"/>
    <w:rsid w:val="00BE5198"/>
    <w:rsid w:val="00BF2BCB"/>
    <w:rsid w:val="00BF507D"/>
    <w:rsid w:val="00C0305C"/>
    <w:rsid w:val="00C05DC6"/>
    <w:rsid w:val="00C26A4D"/>
    <w:rsid w:val="00C474FD"/>
    <w:rsid w:val="00C60EB3"/>
    <w:rsid w:val="00C63500"/>
    <w:rsid w:val="00C7366C"/>
    <w:rsid w:val="00C92A9B"/>
    <w:rsid w:val="00CA05DF"/>
    <w:rsid w:val="00CA39DB"/>
    <w:rsid w:val="00CC260A"/>
    <w:rsid w:val="00D1314B"/>
    <w:rsid w:val="00D13B54"/>
    <w:rsid w:val="00D1405B"/>
    <w:rsid w:val="00D278F0"/>
    <w:rsid w:val="00D32DD2"/>
    <w:rsid w:val="00D517BC"/>
    <w:rsid w:val="00D64095"/>
    <w:rsid w:val="00D64E9C"/>
    <w:rsid w:val="00D81981"/>
    <w:rsid w:val="00D87EEC"/>
    <w:rsid w:val="00DB3FB6"/>
    <w:rsid w:val="00DD3C01"/>
    <w:rsid w:val="00DF14A1"/>
    <w:rsid w:val="00E12172"/>
    <w:rsid w:val="00E13BA2"/>
    <w:rsid w:val="00E14396"/>
    <w:rsid w:val="00E143B4"/>
    <w:rsid w:val="00E23BB6"/>
    <w:rsid w:val="00E341AA"/>
    <w:rsid w:val="00E4145C"/>
    <w:rsid w:val="00E41BEC"/>
    <w:rsid w:val="00E674DA"/>
    <w:rsid w:val="00E6799F"/>
    <w:rsid w:val="00E73D41"/>
    <w:rsid w:val="00E7672E"/>
    <w:rsid w:val="00E8073B"/>
    <w:rsid w:val="00E8141C"/>
    <w:rsid w:val="00EC2261"/>
    <w:rsid w:val="00EC75A8"/>
    <w:rsid w:val="00EE258A"/>
    <w:rsid w:val="00EF0577"/>
    <w:rsid w:val="00EF30A7"/>
    <w:rsid w:val="00F1548E"/>
    <w:rsid w:val="00F2033F"/>
    <w:rsid w:val="00F26AD1"/>
    <w:rsid w:val="00F473AA"/>
    <w:rsid w:val="00F603DE"/>
    <w:rsid w:val="00F613F0"/>
    <w:rsid w:val="00F70A32"/>
    <w:rsid w:val="00F71AE0"/>
    <w:rsid w:val="00F80F61"/>
    <w:rsid w:val="00FB3F63"/>
    <w:rsid w:val="00FC1828"/>
    <w:rsid w:val="00FC321C"/>
    <w:rsid w:val="00FC41A6"/>
    <w:rsid w:val="00FC5410"/>
    <w:rsid w:val="00FD2F86"/>
    <w:rsid w:val="2D9B0DA3"/>
    <w:rsid w:val="4D5181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C56FA"/>
  <w15:chartTrackingRefBased/>
  <w15:docId w15:val="{5D922B9C-0356-4DAE-AC82-4024FDF63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B14FA"/>
    <w:rPr>
      <w:color w:val="0563C1" w:themeColor="hyperlink"/>
      <w:u w:val="single"/>
    </w:rPr>
  </w:style>
  <w:style w:type="character" w:customStyle="1" w:styleId="UnresolvedMention1">
    <w:name w:val="Unresolved Mention1"/>
    <w:basedOn w:val="DefaultParagraphFont"/>
    <w:uiPriority w:val="99"/>
    <w:semiHidden/>
    <w:unhideWhenUsed/>
    <w:rsid w:val="005B14FA"/>
    <w:rPr>
      <w:color w:val="605E5C"/>
      <w:shd w:val="clear" w:color="auto" w:fill="E1DFDD"/>
    </w:rPr>
  </w:style>
  <w:style w:type="paragraph" w:styleId="NormalWeb">
    <w:name w:val="Normal (Web)"/>
    <w:basedOn w:val="Normal"/>
    <w:uiPriority w:val="99"/>
    <w:unhideWhenUsed/>
    <w:rsid w:val="00AA4F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igure">
    <w:name w:val="figure"/>
    <w:basedOn w:val="DefaultParagraphFont"/>
    <w:rsid w:val="00AA4F1F"/>
  </w:style>
  <w:style w:type="paragraph" w:styleId="z-TopofForm">
    <w:name w:val="HTML Top of Form"/>
    <w:basedOn w:val="Normal"/>
    <w:next w:val="Normal"/>
    <w:link w:val="z-TopofFormChar"/>
    <w:hidden/>
    <w:uiPriority w:val="99"/>
    <w:semiHidden/>
    <w:unhideWhenUsed/>
    <w:rsid w:val="00AA4F1F"/>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AA4F1F"/>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AA4F1F"/>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AA4F1F"/>
    <w:rPr>
      <w:rFonts w:ascii="Arial" w:eastAsia="Times New Roman" w:hAnsi="Arial" w:cs="Arial"/>
      <w:vanish/>
      <w:sz w:val="16"/>
      <w:szCs w:val="16"/>
    </w:rPr>
  </w:style>
  <w:style w:type="character" w:styleId="Emphasis">
    <w:name w:val="Emphasis"/>
    <w:basedOn w:val="DefaultParagraphFont"/>
    <w:uiPriority w:val="20"/>
    <w:qFormat/>
    <w:rsid w:val="00036650"/>
    <w:rPr>
      <w:i/>
      <w:iCs/>
    </w:rPr>
  </w:style>
  <w:style w:type="character" w:customStyle="1" w:styleId="year">
    <w:name w:val="year"/>
    <w:basedOn w:val="DefaultParagraphFont"/>
    <w:rsid w:val="00D13B54"/>
  </w:style>
  <w:style w:type="character" w:customStyle="1" w:styleId="Title1">
    <w:name w:val="Title1"/>
    <w:basedOn w:val="DefaultParagraphFont"/>
    <w:rsid w:val="00D13B54"/>
  </w:style>
  <w:style w:type="character" w:customStyle="1" w:styleId="journal">
    <w:name w:val="journal"/>
    <w:basedOn w:val="DefaultParagraphFont"/>
    <w:rsid w:val="00D13B54"/>
  </w:style>
  <w:style w:type="character" w:customStyle="1" w:styleId="vol">
    <w:name w:val="vol"/>
    <w:basedOn w:val="DefaultParagraphFont"/>
    <w:rsid w:val="00D13B54"/>
  </w:style>
  <w:style w:type="character" w:customStyle="1" w:styleId="pages">
    <w:name w:val="pages"/>
    <w:basedOn w:val="DefaultParagraphFont"/>
    <w:rsid w:val="00D13B54"/>
  </w:style>
  <w:style w:type="character" w:customStyle="1" w:styleId="UnresolvedMention2">
    <w:name w:val="Unresolved Mention2"/>
    <w:basedOn w:val="DefaultParagraphFont"/>
    <w:uiPriority w:val="99"/>
    <w:semiHidden/>
    <w:unhideWhenUsed/>
    <w:rsid w:val="00123768"/>
    <w:rPr>
      <w:color w:val="605E5C"/>
      <w:shd w:val="clear" w:color="auto" w:fill="E1DFDD"/>
    </w:rPr>
  </w:style>
  <w:style w:type="paragraph" w:styleId="Caption">
    <w:name w:val="caption"/>
    <w:basedOn w:val="Normal"/>
    <w:next w:val="Normal"/>
    <w:uiPriority w:val="35"/>
    <w:unhideWhenUsed/>
    <w:qFormat/>
    <w:rsid w:val="00FC541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67585D"/>
    <w:rPr>
      <w:sz w:val="16"/>
      <w:szCs w:val="16"/>
    </w:rPr>
  </w:style>
  <w:style w:type="paragraph" w:styleId="CommentText">
    <w:name w:val="annotation text"/>
    <w:basedOn w:val="Normal"/>
    <w:link w:val="CommentTextChar"/>
    <w:uiPriority w:val="99"/>
    <w:semiHidden/>
    <w:unhideWhenUsed/>
    <w:rsid w:val="0067585D"/>
    <w:pPr>
      <w:spacing w:line="240" w:lineRule="auto"/>
    </w:pPr>
    <w:rPr>
      <w:sz w:val="20"/>
      <w:szCs w:val="20"/>
    </w:rPr>
  </w:style>
  <w:style w:type="character" w:customStyle="1" w:styleId="CommentTextChar">
    <w:name w:val="Comment Text Char"/>
    <w:basedOn w:val="DefaultParagraphFont"/>
    <w:link w:val="CommentText"/>
    <w:uiPriority w:val="99"/>
    <w:semiHidden/>
    <w:rsid w:val="0067585D"/>
    <w:rPr>
      <w:sz w:val="20"/>
      <w:szCs w:val="20"/>
    </w:rPr>
  </w:style>
  <w:style w:type="paragraph" w:styleId="CommentSubject">
    <w:name w:val="annotation subject"/>
    <w:basedOn w:val="CommentText"/>
    <w:next w:val="CommentText"/>
    <w:link w:val="CommentSubjectChar"/>
    <w:uiPriority w:val="99"/>
    <w:semiHidden/>
    <w:unhideWhenUsed/>
    <w:rsid w:val="0067585D"/>
    <w:rPr>
      <w:b/>
      <w:bCs/>
    </w:rPr>
  </w:style>
  <w:style w:type="character" w:customStyle="1" w:styleId="CommentSubjectChar">
    <w:name w:val="Comment Subject Char"/>
    <w:basedOn w:val="CommentTextChar"/>
    <w:link w:val="CommentSubject"/>
    <w:uiPriority w:val="99"/>
    <w:semiHidden/>
    <w:rsid w:val="0067585D"/>
    <w:rPr>
      <w:b/>
      <w:bCs/>
      <w:sz w:val="20"/>
      <w:szCs w:val="20"/>
    </w:rPr>
  </w:style>
  <w:style w:type="paragraph" w:styleId="BalloonText">
    <w:name w:val="Balloon Text"/>
    <w:basedOn w:val="Normal"/>
    <w:link w:val="BalloonTextChar"/>
    <w:uiPriority w:val="99"/>
    <w:semiHidden/>
    <w:unhideWhenUsed/>
    <w:rsid w:val="006758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585D"/>
    <w:rPr>
      <w:rFonts w:ascii="Segoe UI" w:hAnsi="Segoe UI" w:cs="Segoe UI"/>
      <w:sz w:val="18"/>
      <w:szCs w:val="18"/>
    </w:rPr>
  </w:style>
  <w:style w:type="character" w:styleId="PlaceholderText">
    <w:name w:val="Placeholder Text"/>
    <w:basedOn w:val="DefaultParagraphFont"/>
    <w:uiPriority w:val="99"/>
    <w:semiHidden/>
    <w:rsid w:val="00720AB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166734">
      <w:bodyDiv w:val="1"/>
      <w:marLeft w:val="0"/>
      <w:marRight w:val="0"/>
      <w:marTop w:val="0"/>
      <w:marBottom w:val="0"/>
      <w:divBdr>
        <w:top w:val="none" w:sz="0" w:space="0" w:color="auto"/>
        <w:left w:val="none" w:sz="0" w:space="0" w:color="auto"/>
        <w:bottom w:val="none" w:sz="0" w:space="0" w:color="auto"/>
        <w:right w:val="none" w:sz="0" w:space="0" w:color="auto"/>
      </w:divBdr>
    </w:div>
    <w:div w:id="268779988">
      <w:bodyDiv w:val="1"/>
      <w:marLeft w:val="0"/>
      <w:marRight w:val="0"/>
      <w:marTop w:val="0"/>
      <w:marBottom w:val="0"/>
      <w:divBdr>
        <w:top w:val="none" w:sz="0" w:space="0" w:color="auto"/>
        <w:left w:val="none" w:sz="0" w:space="0" w:color="auto"/>
        <w:bottom w:val="none" w:sz="0" w:space="0" w:color="auto"/>
        <w:right w:val="none" w:sz="0" w:space="0" w:color="auto"/>
      </w:divBdr>
    </w:div>
    <w:div w:id="307170765">
      <w:bodyDiv w:val="1"/>
      <w:marLeft w:val="0"/>
      <w:marRight w:val="0"/>
      <w:marTop w:val="0"/>
      <w:marBottom w:val="0"/>
      <w:divBdr>
        <w:top w:val="none" w:sz="0" w:space="0" w:color="auto"/>
        <w:left w:val="none" w:sz="0" w:space="0" w:color="auto"/>
        <w:bottom w:val="none" w:sz="0" w:space="0" w:color="auto"/>
        <w:right w:val="none" w:sz="0" w:space="0" w:color="auto"/>
      </w:divBdr>
      <w:divsChild>
        <w:div w:id="1584340634">
          <w:marLeft w:val="0"/>
          <w:marRight w:val="0"/>
          <w:marTop w:val="0"/>
          <w:marBottom w:val="0"/>
          <w:divBdr>
            <w:top w:val="none" w:sz="0" w:space="0" w:color="auto"/>
            <w:left w:val="none" w:sz="0" w:space="0" w:color="auto"/>
            <w:bottom w:val="none" w:sz="0" w:space="0" w:color="auto"/>
            <w:right w:val="none" w:sz="0" w:space="0" w:color="auto"/>
          </w:divBdr>
        </w:div>
        <w:div w:id="115679784">
          <w:marLeft w:val="0"/>
          <w:marRight w:val="0"/>
          <w:marTop w:val="0"/>
          <w:marBottom w:val="0"/>
          <w:divBdr>
            <w:top w:val="none" w:sz="0" w:space="0" w:color="auto"/>
            <w:left w:val="none" w:sz="0" w:space="0" w:color="auto"/>
            <w:bottom w:val="none" w:sz="0" w:space="0" w:color="auto"/>
            <w:right w:val="none" w:sz="0" w:space="0" w:color="auto"/>
          </w:divBdr>
        </w:div>
        <w:div w:id="2083794852">
          <w:marLeft w:val="0"/>
          <w:marRight w:val="0"/>
          <w:marTop w:val="0"/>
          <w:marBottom w:val="0"/>
          <w:divBdr>
            <w:top w:val="none" w:sz="0" w:space="0" w:color="auto"/>
            <w:left w:val="none" w:sz="0" w:space="0" w:color="auto"/>
            <w:bottom w:val="none" w:sz="0" w:space="0" w:color="auto"/>
            <w:right w:val="none" w:sz="0" w:space="0" w:color="auto"/>
          </w:divBdr>
        </w:div>
        <w:div w:id="740904569">
          <w:marLeft w:val="0"/>
          <w:marRight w:val="0"/>
          <w:marTop w:val="0"/>
          <w:marBottom w:val="0"/>
          <w:divBdr>
            <w:top w:val="none" w:sz="0" w:space="0" w:color="auto"/>
            <w:left w:val="none" w:sz="0" w:space="0" w:color="auto"/>
            <w:bottom w:val="none" w:sz="0" w:space="0" w:color="auto"/>
            <w:right w:val="none" w:sz="0" w:space="0" w:color="auto"/>
          </w:divBdr>
        </w:div>
        <w:div w:id="543832551">
          <w:marLeft w:val="0"/>
          <w:marRight w:val="0"/>
          <w:marTop w:val="0"/>
          <w:marBottom w:val="0"/>
          <w:divBdr>
            <w:top w:val="none" w:sz="0" w:space="0" w:color="auto"/>
            <w:left w:val="none" w:sz="0" w:space="0" w:color="auto"/>
            <w:bottom w:val="none" w:sz="0" w:space="0" w:color="auto"/>
            <w:right w:val="none" w:sz="0" w:space="0" w:color="auto"/>
          </w:divBdr>
        </w:div>
        <w:div w:id="1826705553">
          <w:marLeft w:val="0"/>
          <w:marRight w:val="0"/>
          <w:marTop w:val="0"/>
          <w:marBottom w:val="0"/>
          <w:divBdr>
            <w:top w:val="none" w:sz="0" w:space="0" w:color="auto"/>
            <w:left w:val="none" w:sz="0" w:space="0" w:color="auto"/>
            <w:bottom w:val="none" w:sz="0" w:space="0" w:color="auto"/>
            <w:right w:val="none" w:sz="0" w:space="0" w:color="auto"/>
          </w:divBdr>
        </w:div>
        <w:div w:id="1839274859">
          <w:marLeft w:val="0"/>
          <w:marRight w:val="0"/>
          <w:marTop w:val="0"/>
          <w:marBottom w:val="0"/>
          <w:divBdr>
            <w:top w:val="none" w:sz="0" w:space="0" w:color="auto"/>
            <w:left w:val="none" w:sz="0" w:space="0" w:color="auto"/>
            <w:bottom w:val="none" w:sz="0" w:space="0" w:color="auto"/>
            <w:right w:val="none" w:sz="0" w:space="0" w:color="auto"/>
          </w:divBdr>
        </w:div>
        <w:div w:id="1436050625">
          <w:marLeft w:val="0"/>
          <w:marRight w:val="0"/>
          <w:marTop w:val="0"/>
          <w:marBottom w:val="0"/>
          <w:divBdr>
            <w:top w:val="none" w:sz="0" w:space="0" w:color="auto"/>
            <w:left w:val="none" w:sz="0" w:space="0" w:color="auto"/>
            <w:bottom w:val="none" w:sz="0" w:space="0" w:color="auto"/>
            <w:right w:val="none" w:sz="0" w:space="0" w:color="auto"/>
          </w:divBdr>
        </w:div>
        <w:div w:id="1451705007">
          <w:marLeft w:val="0"/>
          <w:marRight w:val="0"/>
          <w:marTop w:val="0"/>
          <w:marBottom w:val="0"/>
          <w:divBdr>
            <w:top w:val="none" w:sz="0" w:space="0" w:color="auto"/>
            <w:left w:val="none" w:sz="0" w:space="0" w:color="auto"/>
            <w:bottom w:val="none" w:sz="0" w:space="0" w:color="auto"/>
            <w:right w:val="none" w:sz="0" w:space="0" w:color="auto"/>
          </w:divBdr>
        </w:div>
        <w:div w:id="1333990930">
          <w:marLeft w:val="0"/>
          <w:marRight w:val="0"/>
          <w:marTop w:val="0"/>
          <w:marBottom w:val="0"/>
          <w:divBdr>
            <w:top w:val="none" w:sz="0" w:space="0" w:color="auto"/>
            <w:left w:val="none" w:sz="0" w:space="0" w:color="auto"/>
            <w:bottom w:val="none" w:sz="0" w:space="0" w:color="auto"/>
            <w:right w:val="none" w:sz="0" w:space="0" w:color="auto"/>
          </w:divBdr>
        </w:div>
        <w:div w:id="999773620">
          <w:marLeft w:val="0"/>
          <w:marRight w:val="0"/>
          <w:marTop w:val="0"/>
          <w:marBottom w:val="0"/>
          <w:divBdr>
            <w:top w:val="none" w:sz="0" w:space="0" w:color="auto"/>
            <w:left w:val="none" w:sz="0" w:space="0" w:color="auto"/>
            <w:bottom w:val="none" w:sz="0" w:space="0" w:color="auto"/>
            <w:right w:val="none" w:sz="0" w:space="0" w:color="auto"/>
          </w:divBdr>
        </w:div>
        <w:div w:id="218129481">
          <w:marLeft w:val="0"/>
          <w:marRight w:val="0"/>
          <w:marTop w:val="0"/>
          <w:marBottom w:val="0"/>
          <w:divBdr>
            <w:top w:val="none" w:sz="0" w:space="0" w:color="auto"/>
            <w:left w:val="none" w:sz="0" w:space="0" w:color="auto"/>
            <w:bottom w:val="none" w:sz="0" w:space="0" w:color="auto"/>
            <w:right w:val="none" w:sz="0" w:space="0" w:color="auto"/>
          </w:divBdr>
        </w:div>
        <w:div w:id="1863783012">
          <w:marLeft w:val="0"/>
          <w:marRight w:val="0"/>
          <w:marTop w:val="0"/>
          <w:marBottom w:val="0"/>
          <w:divBdr>
            <w:top w:val="none" w:sz="0" w:space="0" w:color="auto"/>
            <w:left w:val="none" w:sz="0" w:space="0" w:color="auto"/>
            <w:bottom w:val="none" w:sz="0" w:space="0" w:color="auto"/>
            <w:right w:val="none" w:sz="0" w:space="0" w:color="auto"/>
          </w:divBdr>
        </w:div>
        <w:div w:id="389231096">
          <w:marLeft w:val="0"/>
          <w:marRight w:val="0"/>
          <w:marTop w:val="0"/>
          <w:marBottom w:val="0"/>
          <w:divBdr>
            <w:top w:val="none" w:sz="0" w:space="0" w:color="auto"/>
            <w:left w:val="none" w:sz="0" w:space="0" w:color="auto"/>
            <w:bottom w:val="none" w:sz="0" w:space="0" w:color="auto"/>
            <w:right w:val="none" w:sz="0" w:space="0" w:color="auto"/>
          </w:divBdr>
        </w:div>
      </w:divsChild>
    </w:div>
    <w:div w:id="448624053">
      <w:bodyDiv w:val="1"/>
      <w:marLeft w:val="0"/>
      <w:marRight w:val="0"/>
      <w:marTop w:val="0"/>
      <w:marBottom w:val="0"/>
      <w:divBdr>
        <w:top w:val="none" w:sz="0" w:space="0" w:color="auto"/>
        <w:left w:val="none" w:sz="0" w:space="0" w:color="auto"/>
        <w:bottom w:val="none" w:sz="0" w:space="0" w:color="auto"/>
        <w:right w:val="none" w:sz="0" w:space="0" w:color="auto"/>
      </w:divBdr>
    </w:div>
    <w:div w:id="633413399">
      <w:bodyDiv w:val="1"/>
      <w:marLeft w:val="0"/>
      <w:marRight w:val="0"/>
      <w:marTop w:val="0"/>
      <w:marBottom w:val="0"/>
      <w:divBdr>
        <w:top w:val="none" w:sz="0" w:space="0" w:color="auto"/>
        <w:left w:val="none" w:sz="0" w:space="0" w:color="auto"/>
        <w:bottom w:val="none" w:sz="0" w:space="0" w:color="auto"/>
        <w:right w:val="none" w:sz="0" w:space="0" w:color="auto"/>
      </w:divBdr>
    </w:div>
    <w:div w:id="666249707">
      <w:bodyDiv w:val="1"/>
      <w:marLeft w:val="0"/>
      <w:marRight w:val="0"/>
      <w:marTop w:val="0"/>
      <w:marBottom w:val="0"/>
      <w:divBdr>
        <w:top w:val="none" w:sz="0" w:space="0" w:color="auto"/>
        <w:left w:val="none" w:sz="0" w:space="0" w:color="auto"/>
        <w:bottom w:val="none" w:sz="0" w:space="0" w:color="auto"/>
        <w:right w:val="none" w:sz="0" w:space="0" w:color="auto"/>
      </w:divBdr>
    </w:div>
    <w:div w:id="697899755">
      <w:bodyDiv w:val="1"/>
      <w:marLeft w:val="0"/>
      <w:marRight w:val="0"/>
      <w:marTop w:val="0"/>
      <w:marBottom w:val="0"/>
      <w:divBdr>
        <w:top w:val="none" w:sz="0" w:space="0" w:color="auto"/>
        <w:left w:val="none" w:sz="0" w:space="0" w:color="auto"/>
        <w:bottom w:val="none" w:sz="0" w:space="0" w:color="auto"/>
        <w:right w:val="none" w:sz="0" w:space="0" w:color="auto"/>
      </w:divBdr>
    </w:div>
    <w:div w:id="720634662">
      <w:bodyDiv w:val="1"/>
      <w:marLeft w:val="0"/>
      <w:marRight w:val="0"/>
      <w:marTop w:val="0"/>
      <w:marBottom w:val="0"/>
      <w:divBdr>
        <w:top w:val="none" w:sz="0" w:space="0" w:color="auto"/>
        <w:left w:val="none" w:sz="0" w:space="0" w:color="auto"/>
        <w:bottom w:val="none" w:sz="0" w:space="0" w:color="auto"/>
        <w:right w:val="none" w:sz="0" w:space="0" w:color="auto"/>
      </w:divBdr>
    </w:div>
    <w:div w:id="756370181">
      <w:bodyDiv w:val="1"/>
      <w:marLeft w:val="0"/>
      <w:marRight w:val="0"/>
      <w:marTop w:val="0"/>
      <w:marBottom w:val="0"/>
      <w:divBdr>
        <w:top w:val="none" w:sz="0" w:space="0" w:color="auto"/>
        <w:left w:val="none" w:sz="0" w:space="0" w:color="auto"/>
        <w:bottom w:val="none" w:sz="0" w:space="0" w:color="auto"/>
        <w:right w:val="none" w:sz="0" w:space="0" w:color="auto"/>
      </w:divBdr>
    </w:div>
    <w:div w:id="780881095">
      <w:bodyDiv w:val="1"/>
      <w:marLeft w:val="0"/>
      <w:marRight w:val="0"/>
      <w:marTop w:val="0"/>
      <w:marBottom w:val="0"/>
      <w:divBdr>
        <w:top w:val="none" w:sz="0" w:space="0" w:color="auto"/>
        <w:left w:val="none" w:sz="0" w:space="0" w:color="auto"/>
        <w:bottom w:val="none" w:sz="0" w:space="0" w:color="auto"/>
        <w:right w:val="none" w:sz="0" w:space="0" w:color="auto"/>
      </w:divBdr>
    </w:div>
    <w:div w:id="788546876">
      <w:bodyDiv w:val="1"/>
      <w:marLeft w:val="0"/>
      <w:marRight w:val="0"/>
      <w:marTop w:val="0"/>
      <w:marBottom w:val="0"/>
      <w:divBdr>
        <w:top w:val="none" w:sz="0" w:space="0" w:color="auto"/>
        <w:left w:val="none" w:sz="0" w:space="0" w:color="auto"/>
        <w:bottom w:val="none" w:sz="0" w:space="0" w:color="auto"/>
        <w:right w:val="none" w:sz="0" w:space="0" w:color="auto"/>
      </w:divBdr>
    </w:div>
    <w:div w:id="818116041">
      <w:bodyDiv w:val="1"/>
      <w:marLeft w:val="0"/>
      <w:marRight w:val="0"/>
      <w:marTop w:val="0"/>
      <w:marBottom w:val="0"/>
      <w:divBdr>
        <w:top w:val="none" w:sz="0" w:space="0" w:color="auto"/>
        <w:left w:val="none" w:sz="0" w:space="0" w:color="auto"/>
        <w:bottom w:val="none" w:sz="0" w:space="0" w:color="auto"/>
        <w:right w:val="none" w:sz="0" w:space="0" w:color="auto"/>
      </w:divBdr>
    </w:div>
    <w:div w:id="837774809">
      <w:bodyDiv w:val="1"/>
      <w:marLeft w:val="0"/>
      <w:marRight w:val="0"/>
      <w:marTop w:val="0"/>
      <w:marBottom w:val="0"/>
      <w:divBdr>
        <w:top w:val="none" w:sz="0" w:space="0" w:color="auto"/>
        <w:left w:val="none" w:sz="0" w:space="0" w:color="auto"/>
        <w:bottom w:val="none" w:sz="0" w:space="0" w:color="auto"/>
        <w:right w:val="none" w:sz="0" w:space="0" w:color="auto"/>
      </w:divBdr>
    </w:div>
    <w:div w:id="838085179">
      <w:bodyDiv w:val="1"/>
      <w:marLeft w:val="0"/>
      <w:marRight w:val="0"/>
      <w:marTop w:val="0"/>
      <w:marBottom w:val="0"/>
      <w:divBdr>
        <w:top w:val="none" w:sz="0" w:space="0" w:color="auto"/>
        <w:left w:val="none" w:sz="0" w:space="0" w:color="auto"/>
        <w:bottom w:val="none" w:sz="0" w:space="0" w:color="auto"/>
        <w:right w:val="none" w:sz="0" w:space="0" w:color="auto"/>
      </w:divBdr>
    </w:div>
    <w:div w:id="862279421">
      <w:bodyDiv w:val="1"/>
      <w:marLeft w:val="0"/>
      <w:marRight w:val="0"/>
      <w:marTop w:val="0"/>
      <w:marBottom w:val="0"/>
      <w:divBdr>
        <w:top w:val="none" w:sz="0" w:space="0" w:color="auto"/>
        <w:left w:val="none" w:sz="0" w:space="0" w:color="auto"/>
        <w:bottom w:val="none" w:sz="0" w:space="0" w:color="auto"/>
        <w:right w:val="none" w:sz="0" w:space="0" w:color="auto"/>
      </w:divBdr>
    </w:div>
    <w:div w:id="869998085">
      <w:bodyDiv w:val="1"/>
      <w:marLeft w:val="0"/>
      <w:marRight w:val="0"/>
      <w:marTop w:val="0"/>
      <w:marBottom w:val="0"/>
      <w:divBdr>
        <w:top w:val="none" w:sz="0" w:space="0" w:color="auto"/>
        <w:left w:val="none" w:sz="0" w:space="0" w:color="auto"/>
        <w:bottom w:val="none" w:sz="0" w:space="0" w:color="auto"/>
        <w:right w:val="none" w:sz="0" w:space="0" w:color="auto"/>
      </w:divBdr>
    </w:div>
    <w:div w:id="879706102">
      <w:bodyDiv w:val="1"/>
      <w:marLeft w:val="0"/>
      <w:marRight w:val="0"/>
      <w:marTop w:val="0"/>
      <w:marBottom w:val="0"/>
      <w:divBdr>
        <w:top w:val="none" w:sz="0" w:space="0" w:color="auto"/>
        <w:left w:val="none" w:sz="0" w:space="0" w:color="auto"/>
        <w:bottom w:val="none" w:sz="0" w:space="0" w:color="auto"/>
        <w:right w:val="none" w:sz="0" w:space="0" w:color="auto"/>
      </w:divBdr>
    </w:div>
    <w:div w:id="901453149">
      <w:bodyDiv w:val="1"/>
      <w:marLeft w:val="0"/>
      <w:marRight w:val="0"/>
      <w:marTop w:val="0"/>
      <w:marBottom w:val="0"/>
      <w:divBdr>
        <w:top w:val="none" w:sz="0" w:space="0" w:color="auto"/>
        <w:left w:val="none" w:sz="0" w:space="0" w:color="auto"/>
        <w:bottom w:val="none" w:sz="0" w:space="0" w:color="auto"/>
        <w:right w:val="none" w:sz="0" w:space="0" w:color="auto"/>
      </w:divBdr>
    </w:div>
    <w:div w:id="1115251623">
      <w:bodyDiv w:val="1"/>
      <w:marLeft w:val="0"/>
      <w:marRight w:val="0"/>
      <w:marTop w:val="0"/>
      <w:marBottom w:val="0"/>
      <w:divBdr>
        <w:top w:val="none" w:sz="0" w:space="0" w:color="auto"/>
        <w:left w:val="none" w:sz="0" w:space="0" w:color="auto"/>
        <w:bottom w:val="none" w:sz="0" w:space="0" w:color="auto"/>
        <w:right w:val="none" w:sz="0" w:space="0" w:color="auto"/>
      </w:divBdr>
    </w:div>
    <w:div w:id="1126968652">
      <w:bodyDiv w:val="1"/>
      <w:marLeft w:val="0"/>
      <w:marRight w:val="0"/>
      <w:marTop w:val="0"/>
      <w:marBottom w:val="0"/>
      <w:divBdr>
        <w:top w:val="none" w:sz="0" w:space="0" w:color="auto"/>
        <w:left w:val="none" w:sz="0" w:space="0" w:color="auto"/>
        <w:bottom w:val="none" w:sz="0" w:space="0" w:color="auto"/>
        <w:right w:val="none" w:sz="0" w:space="0" w:color="auto"/>
      </w:divBdr>
    </w:div>
    <w:div w:id="1228686624">
      <w:bodyDiv w:val="1"/>
      <w:marLeft w:val="0"/>
      <w:marRight w:val="0"/>
      <w:marTop w:val="0"/>
      <w:marBottom w:val="0"/>
      <w:divBdr>
        <w:top w:val="none" w:sz="0" w:space="0" w:color="auto"/>
        <w:left w:val="none" w:sz="0" w:space="0" w:color="auto"/>
        <w:bottom w:val="none" w:sz="0" w:space="0" w:color="auto"/>
        <w:right w:val="none" w:sz="0" w:space="0" w:color="auto"/>
      </w:divBdr>
    </w:div>
    <w:div w:id="1300069773">
      <w:bodyDiv w:val="1"/>
      <w:marLeft w:val="0"/>
      <w:marRight w:val="0"/>
      <w:marTop w:val="0"/>
      <w:marBottom w:val="0"/>
      <w:divBdr>
        <w:top w:val="none" w:sz="0" w:space="0" w:color="auto"/>
        <w:left w:val="none" w:sz="0" w:space="0" w:color="auto"/>
        <w:bottom w:val="none" w:sz="0" w:space="0" w:color="auto"/>
        <w:right w:val="none" w:sz="0" w:space="0" w:color="auto"/>
      </w:divBdr>
    </w:div>
    <w:div w:id="1331979289">
      <w:bodyDiv w:val="1"/>
      <w:marLeft w:val="0"/>
      <w:marRight w:val="0"/>
      <w:marTop w:val="0"/>
      <w:marBottom w:val="0"/>
      <w:divBdr>
        <w:top w:val="none" w:sz="0" w:space="0" w:color="auto"/>
        <w:left w:val="none" w:sz="0" w:space="0" w:color="auto"/>
        <w:bottom w:val="none" w:sz="0" w:space="0" w:color="auto"/>
        <w:right w:val="none" w:sz="0" w:space="0" w:color="auto"/>
      </w:divBdr>
    </w:div>
    <w:div w:id="1364941739">
      <w:bodyDiv w:val="1"/>
      <w:marLeft w:val="0"/>
      <w:marRight w:val="0"/>
      <w:marTop w:val="0"/>
      <w:marBottom w:val="0"/>
      <w:divBdr>
        <w:top w:val="none" w:sz="0" w:space="0" w:color="auto"/>
        <w:left w:val="none" w:sz="0" w:space="0" w:color="auto"/>
        <w:bottom w:val="none" w:sz="0" w:space="0" w:color="auto"/>
        <w:right w:val="none" w:sz="0" w:space="0" w:color="auto"/>
      </w:divBdr>
    </w:div>
    <w:div w:id="1428888856">
      <w:bodyDiv w:val="1"/>
      <w:marLeft w:val="0"/>
      <w:marRight w:val="0"/>
      <w:marTop w:val="0"/>
      <w:marBottom w:val="0"/>
      <w:divBdr>
        <w:top w:val="none" w:sz="0" w:space="0" w:color="auto"/>
        <w:left w:val="none" w:sz="0" w:space="0" w:color="auto"/>
        <w:bottom w:val="none" w:sz="0" w:space="0" w:color="auto"/>
        <w:right w:val="none" w:sz="0" w:space="0" w:color="auto"/>
      </w:divBdr>
    </w:div>
    <w:div w:id="1442148572">
      <w:bodyDiv w:val="1"/>
      <w:marLeft w:val="0"/>
      <w:marRight w:val="0"/>
      <w:marTop w:val="0"/>
      <w:marBottom w:val="0"/>
      <w:divBdr>
        <w:top w:val="none" w:sz="0" w:space="0" w:color="auto"/>
        <w:left w:val="none" w:sz="0" w:space="0" w:color="auto"/>
        <w:bottom w:val="none" w:sz="0" w:space="0" w:color="auto"/>
        <w:right w:val="none" w:sz="0" w:space="0" w:color="auto"/>
      </w:divBdr>
    </w:div>
    <w:div w:id="1462116976">
      <w:bodyDiv w:val="1"/>
      <w:marLeft w:val="0"/>
      <w:marRight w:val="0"/>
      <w:marTop w:val="0"/>
      <w:marBottom w:val="0"/>
      <w:divBdr>
        <w:top w:val="none" w:sz="0" w:space="0" w:color="auto"/>
        <w:left w:val="none" w:sz="0" w:space="0" w:color="auto"/>
        <w:bottom w:val="none" w:sz="0" w:space="0" w:color="auto"/>
        <w:right w:val="none" w:sz="0" w:space="0" w:color="auto"/>
      </w:divBdr>
    </w:div>
    <w:div w:id="1466042616">
      <w:bodyDiv w:val="1"/>
      <w:marLeft w:val="0"/>
      <w:marRight w:val="0"/>
      <w:marTop w:val="0"/>
      <w:marBottom w:val="0"/>
      <w:divBdr>
        <w:top w:val="none" w:sz="0" w:space="0" w:color="auto"/>
        <w:left w:val="none" w:sz="0" w:space="0" w:color="auto"/>
        <w:bottom w:val="none" w:sz="0" w:space="0" w:color="auto"/>
        <w:right w:val="none" w:sz="0" w:space="0" w:color="auto"/>
      </w:divBdr>
    </w:div>
    <w:div w:id="1469081968">
      <w:bodyDiv w:val="1"/>
      <w:marLeft w:val="0"/>
      <w:marRight w:val="0"/>
      <w:marTop w:val="0"/>
      <w:marBottom w:val="0"/>
      <w:divBdr>
        <w:top w:val="none" w:sz="0" w:space="0" w:color="auto"/>
        <w:left w:val="none" w:sz="0" w:space="0" w:color="auto"/>
        <w:bottom w:val="none" w:sz="0" w:space="0" w:color="auto"/>
        <w:right w:val="none" w:sz="0" w:space="0" w:color="auto"/>
      </w:divBdr>
    </w:div>
    <w:div w:id="1483498198">
      <w:bodyDiv w:val="1"/>
      <w:marLeft w:val="0"/>
      <w:marRight w:val="0"/>
      <w:marTop w:val="0"/>
      <w:marBottom w:val="0"/>
      <w:divBdr>
        <w:top w:val="none" w:sz="0" w:space="0" w:color="auto"/>
        <w:left w:val="none" w:sz="0" w:space="0" w:color="auto"/>
        <w:bottom w:val="none" w:sz="0" w:space="0" w:color="auto"/>
        <w:right w:val="none" w:sz="0" w:space="0" w:color="auto"/>
      </w:divBdr>
    </w:div>
    <w:div w:id="1622883994">
      <w:bodyDiv w:val="1"/>
      <w:marLeft w:val="0"/>
      <w:marRight w:val="0"/>
      <w:marTop w:val="0"/>
      <w:marBottom w:val="0"/>
      <w:divBdr>
        <w:top w:val="none" w:sz="0" w:space="0" w:color="auto"/>
        <w:left w:val="none" w:sz="0" w:space="0" w:color="auto"/>
        <w:bottom w:val="none" w:sz="0" w:space="0" w:color="auto"/>
        <w:right w:val="none" w:sz="0" w:space="0" w:color="auto"/>
      </w:divBdr>
    </w:div>
    <w:div w:id="1662850271">
      <w:bodyDiv w:val="1"/>
      <w:marLeft w:val="0"/>
      <w:marRight w:val="0"/>
      <w:marTop w:val="0"/>
      <w:marBottom w:val="0"/>
      <w:divBdr>
        <w:top w:val="none" w:sz="0" w:space="0" w:color="auto"/>
        <w:left w:val="none" w:sz="0" w:space="0" w:color="auto"/>
        <w:bottom w:val="none" w:sz="0" w:space="0" w:color="auto"/>
        <w:right w:val="none" w:sz="0" w:space="0" w:color="auto"/>
      </w:divBdr>
      <w:divsChild>
        <w:div w:id="1856726380">
          <w:marLeft w:val="0"/>
          <w:marRight w:val="0"/>
          <w:marTop w:val="0"/>
          <w:marBottom w:val="0"/>
          <w:divBdr>
            <w:top w:val="none" w:sz="0" w:space="0" w:color="auto"/>
            <w:left w:val="none" w:sz="0" w:space="0" w:color="auto"/>
            <w:bottom w:val="none" w:sz="0" w:space="0" w:color="auto"/>
            <w:right w:val="none" w:sz="0" w:space="0" w:color="auto"/>
          </w:divBdr>
        </w:div>
        <w:div w:id="295837683">
          <w:marLeft w:val="0"/>
          <w:marRight w:val="0"/>
          <w:marTop w:val="0"/>
          <w:marBottom w:val="0"/>
          <w:divBdr>
            <w:top w:val="none" w:sz="0" w:space="0" w:color="auto"/>
            <w:left w:val="none" w:sz="0" w:space="0" w:color="auto"/>
            <w:bottom w:val="none" w:sz="0" w:space="0" w:color="auto"/>
            <w:right w:val="none" w:sz="0" w:space="0" w:color="auto"/>
          </w:divBdr>
        </w:div>
        <w:div w:id="1005399276">
          <w:marLeft w:val="0"/>
          <w:marRight w:val="0"/>
          <w:marTop w:val="0"/>
          <w:marBottom w:val="0"/>
          <w:divBdr>
            <w:top w:val="none" w:sz="0" w:space="0" w:color="auto"/>
            <w:left w:val="none" w:sz="0" w:space="0" w:color="auto"/>
            <w:bottom w:val="none" w:sz="0" w:space="0" w:color="auto"/>
            <w:right w:val="none" w:sz="0" w:space="0" w:color="auto"/>
          </w:divBdr>
        </w:div>
        <w:div w:id="2128812780">
          <w:marLeft w:val="0"/>
          <w:marRight w:val="0"/>
          <w:marTop w:val="0"/>
          <w:marBottom w:val="0"/>
          <w:divBdr>
            <w:top w:val="none" w:sz="0" w:space="0" w:color="auto"/>
            <w:left w:val="none" w:sz="0" w:space="0" w:color="auto"/>
            <w:bottom w:val="none" w:sz="0" w:space="0" w:color="auto"/>
            <w:right w:val="none" w:sz="0" w:space="0" w:color="auto"/>
          </w:divBdr>
        </w:div>
        <w:div w:id="1493059822">
          <w:marLeft w:val="0"/>
          <w:marRight w:val="0"/>
          <w:marTop w:val="0"/>
          <w:marBottom w:val="0"/>
          <w:divBdr>
            <w:top w:val="none" w:sz="0" w:space="0" w:color="auto"/>
            <w:left w:val="none" w:sz="0" w:space="0" w:color="auto"/>
            <w:bottom w:val="none" w:sz="0" w:space="0" w:color="auto"/>
            <w:right w:val="none" w:sz="0" w:space="0" w:color="auto"/>
          </w:divBdr>
        </w:div>
        <w:div w:id="2049403915">
          <w:marLeft w:val="0"/>
          <w:marRight w:val="0"/>
          <w:marTop w:val="0"/>
          <w:marBottom w:val="0"/>
          <w:divBdr>
            <w:top w:val="none" w:sz="0" w:space="0" w:color="auto"/>
            <w:left w:val="none" w:sz="0" w:space="0" w:color="auto"/>
            <w:bottom w:val="none" w:sz="0" w:space="0" w:color="auto"/>
            <w:right w:val="none" w:sz="0" w:space="0" w:color="auto"/>
          </w:divBdr>
        </w:div>
        <w:div w:id="462232694">
          <w:marLeft w:val="0"/>
          <w:marRight w:val="0"/>
          <w:marTop w:val="0"/>
          <w:marBottom w:val="0"/>
          <w:divBdr>
            <w:top w:val="none" w:sz="0" w:space="0" w:color="auto"/>
            <w:left w:val="none" w:sz="0" w:space="0" w:color="auto"/>
            <w:bottom w:val="none" w:sz="0" w:space="0" w:color="auto"/>
            <w:right w:val="none" w:sz="0" w:space="0" w:color="auto"/>
          </w:divBdr>
        </w:div>
        <w:div w:id="1683822916">
          <w:marLeft w:val="0"/>
          <w:marRight w:val="0"/>
          <w:marTop w:val="0"/>
          <w:marBottom w:val="0"/>
          <w:divBdr>
            <w:top w:val="none" w:sz="0" w:space="0" w:color="auto"/>
            <w:left w:val="none" w:sz="0" w:space="0" w:color="auto"/>
            <w:bottom w:val="none" w:sz="0" w:space="0" w:color="auto"/>
            <w:right w:val="none" w:sz="0" w:space="0" w:color="auto"/>
          </w:divBdr>
        </w:div>
        <w:div w:id="1450777869">
          <w:marLeft w:val="0"/>
          <w:marRight w:val="0"/>
          <w:marTop w:val="0"/>
          <w:marBottom w:val="0"/>
          <w:divBdr>
            <w:top w:val="none" w:sz="0" w:space="0" w:color="auto"/>
            <w:left w:val="none" w:sz="0" w:space="0" w:color="auto"/>
            <w:bottom w:val="none" w:sz="0" w:space="0" w:color="auto"/>
            <w:right w:val="none" w:sz="0" w:space="0" w:color="auto"/>
          </w:divBdr>
        </w:div>
        <w:div w:id="237835228">
          <w:marLeft w:val="0"/>
          <w:marRight w:val="0"/>
          <w:marTop w:val="0"/>
          <w:marBottom w:val="0"/>
          <w:divBdr>
            <w:top w:val="none" w:sz="0" w:space="0" w:color="auto"/>
            <w:left w:val="none" w:sz="0" w:space="0" w:color="auto"/>
            <w:bottom w:val="none" w:sz="0" w:space="0" w:color="auto"/>
            <w:right w:val="none" w:sz="0" w:space="0" w:color="auto"/>
          </w:divBdr>
        </w:div>
        <w:div w:id="1732970220">
          <w:marLeft w:val="0"/>
          <w:marRight w:val="0"/>
          <w:marTop w:val="0"/>
          <w:marBottom w:val="0"/>
          <w:divBdr>
            <w:top w:val="none" w:sz="0" w:space="0" w:color="auto"/>
            <w:left w:val="none" w:sz="0" w:space="0" w:color="auto"/>
            <w:bottom w:val="none" w:sz="0" w:space="0" w:color="auto"/>
            <w:right w:val="none" w:sz="0" w:space="0" w:color="auto"/>
          </w:divBdr>
        </w:div>
        <w:div w:id="428694506">
          <w:marLeft w:val="0"/>
          <w:marRight w:val="0"/>
          <w:marTop w:val="0"/>
          <w:marBottom w:val="0"/>
          <w:divBdr>
            <w:top w:val="none" w:sz="0" w:space="0" w:color="auto"/>
            <w:left w:val="none" w:sz="0" w:space="0" w:color="auto"/>
            <w:bottom w:val="none" w:sz="0" w:space="0" w:color="auto"/>
            <w:right w:val="none" w:sz="0" w:space="0" w:color="auto"/>
          </w:divBdr>
        </w:div>
        <w:div w:id="946548861">
          <w:marLeft w:val="0"/>
          <w:marRight w:val="0"/>
          <w:marTop w:val="0"/>
          <w:marBottom w:val="0"/>
          <w:divBdr>
            <w:top w:val="none" w:sz="0" w:space="0" w:color="auto"/>
            <w:left w:val="none" w:sz="0" w:space="0" w:color="auto"/>
            <w:bottom w:val="none" w:sz="0" w:space="0" w:color="auto"/>
            <w:right w:val="none" w:sz="0" w:space="0" w:color="auto"/>
          </w:divBdr>
        </w:div>
        <w:div w:id="1114982080">
          <w:marLeft w:val="0"/>
          <w:marRight w:val="0"/>
          <w:marTop w:val="0"/>
          <w:marBottom w:val="0"/>
          <w:divBdr>
            <w:top w:val="none" w:sz="0" w:space="0" w:color="auto"/>
            <w:left w:val="none" w:sz="0" w:space="0" w:color="auto"/>
            <w:bottom w:val="none" w:sz="0" w:space="0" w:color="auto"/>
            <w:right w:val="none" w:sz="0" w:space="0" w:color="auto"/>
          </w:divBdr>
        </w:div>
      </w:divsChild>
    </w:div>
    <w:div w:id="1715884432">
      <w:bodyDiv w:val="1"/>
      <w:marLeft w:val="0"/>
      <w:marRight w:val="0"/>
      <w:marTop w:val="0"/>
      <w:marBottom w:val="0"/>
      <w:divBdr>
        <w:top w:val="none" w:sz="0" w:space="0" w:color="auto"/>
        <w:left w:val="none" w:sz="0" w:space="0" w:color="auto"/>
        <w:bottom w:val="none" w:sz="0" w:space="0" w:color="auto"/>
        <w:right w:val="none" w:sz="0" w:space="0" w:color="auto"/>
      </w:divBdr>
      <w:divsChild>
        <w:div w:id="567957329">
          <w:marLeft w:val="0"/>
          <w:marRight w:val="0"/>
          <w:marTop w:val="100"/>
          <w:marBottom w:val="100"/>
          <w:divBdr>
            <w:top w:val="none" w:sz="0" w:space="0" w:color="auto"/>
            <w:left w:val="none" w:sz="0" w:space="0" w:color="auto"/>
            <w:bottom w:val="none" w:sz="0" w:space="0" w:color="auto"/>
            <w:right w:val="none" w:sz="0" w:space="0" w:color="auto"/>
          </w:divBdr>
          <w:divsChild>
            <w:div w:id="1259872416">
              <w:marLeft w:val="0"/>
              <w:marRight w:val="0"/>
              <w:marTop w:val="0"/>
              <w:marBottom w:val="0"/>
              <w:divBdr>
                <w:top w:val="none" w:sz="0" w:space="0" w:color="auto"/>
                <w:left w:val="none" w:sz="0" w:space="0" w:color="auto"/>
                <w:bottom w:val="none" w:sz="0" w:space="0" w:color="auto"/>
                <w:right w:val="none" w:sz="0" w:space="0" w:color="auto"/>
              </w:divBdr>
              <w:divsChild>
                <w:div w:id="1310358912">
                  <w:marLeft w:val="105"/>
                  <w:marRight w:val="105"/>
                  <w:marTop w:val="105"/>
                  <w:marBottom w:val="105"/>
                  <w:divBdr>
                    <w:top w:val="none" w:sz="0" w:space="0" w:color="auto"/>
                    <w:left w:val="none" w:sz="0" w:space="0" w:color="auto"/>
                    <w:bottom w:val="none" w:sz="0" w:space="0" w:color="auto"/>
                    <w:right w:val="none" w:sz="0" w:space="0" w:color="auto"/>
                  </w:divBdr>
                  <w:divsChild>
                    <w:div w:id="1373458453">
                      <w:marLeft w:val="0"/>
                      <w:marRight w:val="0"/>
                      <w:marTop w:val="0"/>
                      <w:marBottom w:val="0"/>
                      <w:divBdr>
                        <w:top w:val="none" w:sz="0" w:space="0" w:color="auto"/>
                        <w:left w:val="none" w:sz="0" w:space="0" w:color="auto"/>
                        <w:bottom w:val="none" w:sz="0" w:space="0" w:color="auto"/>
                        <w:right w:val="none" w:sz="0" w:space="0" w:color="auto"/>
                      </w:divBdr>
                      <w:divsChild>
                        <w:div w:id="566917080">
                          <w:marLeft w:val="0"/>
                          <w:marRight w:val="0"/>
                          <w:marTop w:val="0"/>
                          <w:marBottom w:val="0"/>
                          <w:divBdr>
                            <w:top w:val="none" w:sz="0" w:space="0" w:color="auto"/>
                            <w:left w:val="none" w:sz="0" w:space="0" w:color="auto"/>
                            <w:bottom w:val="none" w:sz="0" w:space="0" w:color="auto"/>
                            <w:right w:val="none" w:sz="0" w:space="0" w:color="auto"/>
                          </w:divBdr>
                          <w:divsChild>
                            <w:div w:id="1552111066">
                              <w:marLeft w:val="105"/>
                              <w:marRight w:val="105"/>
                              <w:marTop w:val="105"/>
                              <w:marBottom w:val="105"/>
                              <w:divBdr>
                                <w:top w:val="none" w:sz="0" w:space="0" w:color="auto"/>
                                <w:left w:val="none" w:sz="0" w:space="0" w:color="auto"/>
                                <w:bottom w:val="none" w:sz="0" w:space="0" w:color="auto"/>
                                <w:right w:val="none" w:sz="0" w:space="0" w:color="auto"/>
                              </w:divBdr>
                              <w:divsChild>
                                <w:div w:id="1138650389">
                                  <w:marLeft w:val="0"/>
                                  <w:marRight w:val="0"/>
                                  <w:marTop w:val="0"/>
                                  <w:marBottom w:val="0"/>
                                  <w:divBdr>
                                    <w:top w:val="none" w:sz="0" w:space="0" w:color="auto"/>
                                    <w:left w:val="none" w:sz="0" w:space="0" w:color="auto"/>
                                    <w:bottom w:val="none" w:sz="0" w:space="0" w:color="auto"/>
                                    <w:right w:val="none" w:sz="0" w:space="0" w:color="auto"/>
                                  </w:divBdr>
                                  <w:divsChild>
                                    <w:div w:id="1282877368">
                                      <w:marLeft w:val="0"/>
                                      <w:marRight w:val="0"/>
                                      <w:marTop w:val="0"/>
                                      <w:marBottom w:val="0"/>
                                      <w:divBdr>
                                        <w:top w:val="none" w:sz="0" w:space="0" w:color="auto"/>
                                        <w:left w:val="none" w:sz="0" w:space="0" w:color="auto"/>
                                        <w:bottom w:val="none" w:sz="0" w:space="0" w:color="auto"/>
                                        <w:right w:val="none" w:sz="0" w:space="0" w:color="auto"/>
                                      </w:divBdr>
                                      <w:divsChild>
                                        <w:div w:id="732968415">
                                          <w:marLeft w:val="0"/>
                                          <w:marRight w:val="0"/>
                                          <w:marTop w:val="0"/>
                                          <w:marBottom w:val="0"/>
                                          <w:divBdr>
                                            <w:top w:val="none" w:sz="0" w:space="0" w:color="auto"/>
                                            <w:left w:val="none" w:sz="0" w:space="0" w:color="auto"/>
                                            <w:bottom w:val="none" w:sz="0" w:space="0" w:color="auto"/>
                                            <w:right w:val="none" w:sz="0" w:space="0" w:color="auto"/>
                                          </w:divBdr>
                                          <w:divsChild>
                                            <w:div w:id="94634899">
                                              <w:marLeft w:val="0"/>
                                              <w:marRight w:val="0"/>
                                              <w:marTop w:val="0"/>
                                              <w:marBottom w:val="0"/>
                                              <w:divBdr>
                                                <w:top w:val="none" w:sz="0" w:space="0" w:color="auto"/>
                                                <w:left w:val="none" w:sz="0" w:space="0" w:color="auto"/>
                                                <w:bottom w:val="none" w:sz="0" w:space="0" w:color="auto"/>
                                                <w:right w:val="none" w:sz="0" w:space="0" w:color="auto"/>
                                              </w:divBdr>
                                              <w:divsChild>
                                                <w:div w:id="717898026">
                                                  <w:marLeft w:val="105"/>
                                                  <w:marRight w:val="105"/>
                                                  <w:marTop w:val="105"/>
                                                  <w:marBottom w:val="105"/>
                                                  <w:divBdr>
                                                    <w:top w:val="none" w:sz="0" w:space="0" w:color="auto"/>
                                                    <w:left w:val="none" w:sz="0" w:space="0" w:color="auto"/>
                                                    <w:bottom w:val="none" w:sz="0" w:space="0" w:color="auto"/>
                                                    <w:right w:val="none" w:sz="0" w:space="0" w:color="auto"/>
                                                  </w:divBdr>
                                                  <w:divsChild>
                                                    <w:div w:id="1204755139">
                                                      <w:marLeft w:val="0"/>
                                                      <w:marRight w:val="0"/>
                                                      <w:marTop w:val="0"/>
                                                      <w:marBottom w:val="0"/>
                                                      <w:divBdr>
                                                        <w:top w:val="none" w:sz="0" w:space="0" w:color="auto"/>
                                                        <w:left w:val="none" w:sz="0" w:space="0" w:color="auto"/>
                                                        <w:bottom w:val="none" w:sz="0" w:space="0" w:color="auto"/>
                                                        <w:right w:val="none" w:sz="0" w:space="0" w:color="auto"/>
                                                      </w:divBdr>
                                                      <w:divsChild>
                                                        <w:div w:id="1414813287">
                                                          <w:marLeft w:val="0"/>
                                                          <w:marRight w:val="0"/>
                                                          <w:marTop w:val="0"/>
                                                          <w:marBottom w:val="0"/>
                                                          <w:divBdr>
                                                            <w:top w:val="none" w:sz="0" w:space="0" w:color="auto"/>
                                                            <w:left w:val="none" w:sz="0" w:space="0" w:color="auto"/>
                                                            <w:bottom w:val="none" w:sz="0" w:space="0" w:color="auto"/>
                                                            <w:right w:val="none" w:sz="0" w:space="0" w:color="auto"/>
                                                          </w:divBdr>
                                                          <w:divsChild>
                                                            <w:div w:id="110563398">
                                                              <w:marLeft w:val="0"/>
                                                              <w:marRight w:val="0"/>
                                                              <w:marTop w:val="0"/>
                                                              <w:marBottom w:val="0"/>
                                                              <w:divBdr>
                                                                <w:top w:val="none" w:sz="0" w:space="0" w:color="auto"/>
                                                                <w:left w:val="none" w:sz="0" w:space="0" w:color="auto"/>
                                                                <w:bottom w:val="none" w:sz="0" w:space="0" w:color="auto"/>
                                                                <w:right w:val="none" w:sz="0" w:space="0" w:color="auto"/>
                                                              </w:divBdr>
                                                              <w:divsChild>
                                                                <w:div w:id="20712465">
                                                                  <w:marLeft w:val="0"/>
                                                                  <w:marRight w:val="0"/>
                                                                  <w:marTop w:val="0"/>
                                                                  <w:marBottom w:val="0"/>
                                                                  <w:divBdr>
                                                                    <w:top w:val="none" w:sz="0" w:space="0" w:color="auto"/>
                                                                    <w:left w:val="none" w:sz="0" w:space="0" w:color="auto"/>
                                                                    <w:bottom w:val="none" w:sz="0" w:space="0" w:color="auto"/>
                                                                    <w:right w:val="none" w:sz="0" w:space="0" w:color="auto"/>
                                                                  </w:divBdr>
                                                                  <w:divsChild>
                                                                    <w:div w:id="549193358">
                                                                      <w:marLeft w:val="0"/>
                                                                      <w:marRight w:val="0"/>
                                                                      <w:marTop w:val="0"/>
                                                                      <w:marBottom w:val="0"/>
                                                                      <w:divBdr>
                                                                        <w:top w:val="none" w:sz="0" w:space="0" w:color="auto"/>
                                                                        <w:left w:val="none" w:sz="0" w:space="0" w:color="auto"/>
                                                                        <w:bottom w:val="none" w:sz="0" w:space="0" w:color="auto"/>
                                                                        <w:right w:val="none" w:sz="0" w:space="0" w:color="auto"/>
                                                                      </w:divBdr>
                                                                      <w:divsChild>
                                                                        <w:div w:id="1679691314">
                                                                          <w:marLeft w:val="105"/>
                                                                          <w:marRight w:val="105"/>
                                                                          <w:marTop w:val="105"/>
                                                                          <w:marBottom w:val="105"/>
                                                                          <w:divBdr>
                                                                            <w:top w:val="none" w:sz="0" w:space="0" w:color="auto"/>
                                                                            <w:left w:val="none" w:sz="0" w:space="0" w:color="auto"/>
                                                                            <w:bottom w:val="none" w:sz="0" w:space="0" w:color="auto"/>
                                                                            <w:right w:val="none" w:sz="0" w:space="0" w:color="auto"/>
                                                                          </w:divBdr>
                                                                          <w:divsChild>
                                                                            <w:div w:id="44567248">
                                                                              <w:marLeft w:val="0"/>
                                                                              <w:marRight w:val="0"/>
                                                                              <w:marTop w:val="0"/>
                                                                              <w:marBottom w:val="0"/>
                                                                              <w:divBdr>
                                                                                <w:top w:val="none" w:sz="0" w:space="0" w:color="auto"/>
                                                                                <w:left w:val="none" w:sz="0" w:space="0" w:color="auto"/>
                                                                                <w:bottom w:val="none" w:sz="0" w:space="0" w:color="auto"/>
                                                                                <w:right w:val="none" w:sz="0" w:space="0" w:color="auto"/>
                                                                              </w:divBdr>
                                                                              <w:divsChild>
                                                                                <w:div w:id="144511654">
                                                                                  <w:marLeft w:val="0"/>
                                                                                  <w:marRight w:val="0"/>
                                                                                  <w:marTop w:val="0"/>
                                                                                  <w:marBottom w:val="0"/>
                                                                                  <w:divBdr>
                                                                                    <w:top w:val="none" w:sz="0" w:space="0" w:color="auto"/>
                                                                                    <w:left w:val="none" w:sz="0" w:space="0" w:color="auto"/>
                                                                                    <w:bottom w:val="none" w:sz="0" w:space="0" w:color="auto"/>
                                                                                    <w:right w:val="none" w:sz="0" w:space="0" w:color="auto"/>
                                                                                  </w:divBdr>
                                                                                  <w:divsChild>
                                                                                    <w:div w:id="1962104328">
                                                                                      <w:marLeft w:val="0"/>
                                                                                      <w:marRight w:val="0"/>
                                                                                      <w:marTop w:val="0"/>
                                                                                      <w:marBottom w:val="0"/>
                                                                                      <w:divBdr>
                                                                                        <w:top w:val="none" w:sz="0" w:space="0" w:color="auto"/>
                                                                                        <w:left w:val="none" w:sz="0" w:space="0" w:color="auto"/>
                                                                                        <w:bottom w:val="none" w:sz="0" w:space="0" w:color="auto"/>
                                                                                        <w:right w:val="none" w:sz="0" w:space="0" w:color="auto"/>
                                                                                      </w:divBdr>
                                                                                      <w:divsChild>
                                                                                        <w:div w:id="666640342">
                                                                                          <w:marLeft w:val="0"/>
                                                                                          <w:marRight w:val="0"/>
                                                                                          <w:marTop w:val="0"/>
                                                                                          <w:marBottom w:val="0"/>
                                                                                          <w:divBdr>
                                                                                            <w:top w:val="none" w:sz="0" w:space="0" w:color="auto"/>
                                                                                            <w:left w:val="none" w:sz="0" w:space="0" w:color="auto"/>
                                                                                            <w:bottom w:val="none" w:sz="0" w:space="0" w:color="auto"/>
                                                                                            <w:right w:val="none" w:sz="0" w:space="0" w:color="auto"/>
                                                                                          </w:divBdr>
                                                                                          <w:divsChild>
                                                                                            <w:div w:id="1535773474">
                                                                                              <w:marLeft w:val="0"/>
                                                                                              <w:marRight w:val="0"/>
                                                                                              <w:marTop w:val="0"/>
                                                                                              <w:marBottom w:val="0"/>
                                                                                              <w:divBdr>
                                                                                                <w:top w:val="none" w:sz="0" w:space="0" w:color="auto"/>
                                                                                                <w:left w:val="none" w:sz="0" w:space="0" w:color="auto"/>
                                                                                                <w:bottom w:val="none" w:sz="0" w:space="0" w:color="auto"/>
                                                                                                <w:right w:val="none" w:sz="0" w:space="0" w:color="auto"/>
                                                                                              </w:divBdr>
                                                                                              <w:divsChild>
                                                                                                <w:div w:id="1210848163">
                                                                                                  <w:marLeft w:val="0"/>
                                                                                                  <w:marRight w:val="0"/>
                                                                                                  <w:marTop w:val="0"/>
                                                                                                  <w:marBottom w:val="0"/>
                                                                                                  <w:divBdr>
                                                                                                    <w:top w:val="none" w:sz="0" w:space="0" w:color="auto"/>
                                                                                                    <w:left w:val="none" w:sz="0" w:space="0" w:color="auto"/>
                                                                                                    <w:bottom w:val="none" w:sz="0" w:space="0" w:color="auto"/>
                                                                                                    <w:right w:val="none" w:sz="0" w:space="0" w:color="auto"/>
                                                                                                  </w:divBdr>
                                                                                                  <w:divsChild>
                                                                                                    <w:div w:id="983464326">
                                                                                                      <w:marLeft w:val="0"/>
                                                                                                      <w:marRight w:val="0"/>
                                                                                                      <w:marTop w:val="0"/>
                                                                                                      <w:marBottom w:val="0"/>
                                                                                                      <w:divBdr>
                                                                                                        <w:top w:val="none" w:sz="0" w:space="0" w:color="auto"/>
                                                                                                        <w:left w:val="none" w:sz="0" w:space="0" w:color="auto"/>
                                                                                                        <w:bottom w:val="none" w:sz="0" w:space="0" w:color="auto"/>
                                                                                                        <w:right w:val="none" w:sz="0" w:space="0" w:color="auto"/>
                                                                                                      </w:divBdr>
                                                                                                      <w:divsChild>
                                                                                                        <w:div w:id="2081907403">
                                                                                                          <w:marLeft w:val="0"/>
                                                                                                          <w:marRight w:val="0"/>
                                                                                                          <w:marTop w:val="0"/>
                                                                                                          <w:marBottom w:val="0"/>
                                                                                                          <w:divBdr>
                                                                                                            <w:top w:val="none" w:sz="0" w:space="0" w:color="auto"/>
                                                                                                            <w:left w:val="none" w:sz="0" w:space="0" w:color="auto"/>
                                                                                                            <w:bottom w:val="none" w:sz="0" w:space="0" w:color="auto"/>
                                                                                                            <w:right w:val="none" w:sz="0" w:space="0" w:color="auto"/>
                                                                                                          </w:divBdr>
                                                                                                        </w:div>
                                                                                                        <w:div w:id="156653078">
                                                                                                          <w:marLeft w:val="0"/>
                                                                                                          <w:marRight w:val="0"/>
                                                                                                          <w:marTop w:val="0"/>
                                                                                                          <w:marBottom w:val="0"/>
                                                                                                          <w:divBdr>
                                                                                                            <w:top w:val="none" w:sz="0" w:space="0" w:color="auto"/>
                                                                                                            <w:left w:val="none" w:sz="0" w:space="0" w:color="auto"/>
                                                                                                            <w:bottom w:val="none" w:sz="0" w:space="0" w:color="auto"/>
                                                                                                            <w:right w:val="none" w:sz="0" w:space="0" w:color="auto"/>
                                                                                                          </w:divBdr>
                                                                                                          <w:divsChild>
                                                                                                            <w:div w:id="326129590">
                                                                                                              <w:marLeft w:val="0"/>
                                                                                                              <w:marRight w:val="0"/>
                                                                                                              <w:marTop w:val="0"/>
                                                                                                              <w:marBottom w:val="0"/>
                                                                                                              <w:divBdr>
                                                                                                                <w:top w:val="none" w:sz="0" w:space="0" w:color="auto"/>
                                                                                                                <w:left w:val="none" w:sz="0" w:space="0" w:color="auto"/>
                                                                                                                <w:bottom w:val="none" w:sz="0" w:space="0" w:color="auto"/>
                                                                                                                <w:right w:val="none" w:sz="0" w:space="0" w:color="auto"/>
                                                                                                              </w:divBdr>
                                                                                                              <w:divsChild>
                                                                                                                <w:div w:id="838616604">
                                                                                                                  <w:marLeft w:val="0"/>
                                                                                                                  <w:marRight w:val="0"/>
                                                                                                                  <w:marTop w:val="0"/>
                                                                                                                  <w:marBottom w:val="0"/>
                                                                                                                  <w:divBdr>
                                                                                                                    <w:top w:val="none" w:sz="0" w:space="0" w:color="auto"/>
                                                                                                                    <w:left w:val="none" w:sz="0" w:space="0" w:color="auto"/>
                                                                                                                    <w:bottom w:val="none" w:sz="0" w:space="0" w:color="auto"/>
                                                                                                                    <w:right w:val="none" w:sz="0" w:space="0" w:color="auto"/>
                                                                                                                  </w:divBdr>
                                                                                                                </w:div>
                                                                                                                <w:div w:id="671449047">
                                                                                                                  <w:marLeft w:val="0"/>
                                                                                                                  <w:marRight w:val="0"/>
                                                                                                                  <w:marTop w:val="0"/>
                                                                                                                  <w:marBottom w:val="0"/>
                                                                                                                  <w:divBdr>
                                                                                                                    <w:top w:val="none" w:sz="0" w:space="0" w:color="auto"/>
                                                                                                                    <w:left w:val="none" w:sz="0" w:space="0" w:color="auto"/>
                                                                                                                    <w:bottom w:val="none" w:sz="0" w:space="0" w:color="auto"/>
                                                                                                                    <w:right w:val="none" w:sz="0" w:space="0" w:color="auto"/>
                                                                                                                  </w:divBdr>
                                                                                                                  <w:divsChild>
                                                                                                                    <w:div w:id="1019772885">
                                                                                                                      <w:marLeft w:val="0"/>
                                                                                                                      <w:marRight w:val="0"/>
                                                                                                                      <w:marTop w:val="96"/>
                                                                                                                      <w:marBottom w:val="0"/>
                                                                                                                      <w:divBdr>
                                                                                                                        <w:top w:val="none" w:sz="0" w:space="0" w:color="auto"/>
                                                                                                                        <w:left w:val="none" w:sz="0" w:space="0" w:color="auto"/>
                                                                                                                        <w:bottom w:val="none" w:sz="0" w:space="0" w:color="auto"/>
                                                                                                                        <w:right w:val="none" w:sz="0" w:space="0" w:color="auto"/>
                                                                                                                      </w:divBdr>
                                                                                                                    </w:div>
                                                                                                                    <w:div w:id="85295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028034">
                                                                                                          <w:marLeft w:val="0"/>
                                                                                                          <w:marRight w:val="0"/>
                                                                                                          <w:marTop w:val="0"/>
                                                                                                          <w:marBottom w:val="0"/>
                                                                                                          <w:divBdr>
                                                                                                            <w:top w:val="none" w:sz="0" w:space="0" w:color="auto"/>
                                                                                                            <w:left w:val="none" w:sz="0" w:space="0" w:color="auto"/>
                                                                                                            <w:bottom w:val="none" w:sz="0" w:space="0" w:color="auto"/>
                                                                                                            <w:right w:val="none" w:sz="0" w:space="0" w:color="auto"/>
                                                                                                          </w:divBdr>
                                                                                                          <w:divsChild>
                                                                                                            <w:div w:id="2041390073">
                                                                                                              <w:marLeft w:val="0"/>
                                                                                                              <w:marRight w:val="0"/>
                                                                                                              <w:marTop w:val="0"/>
                                                                                                              <w:marBottom w:val="0"/>
                                                                                                              <w:divBdr>
                                                                                                                <w:top w:val="none" w:sz="0" w:space="0" w:color="auto"/>
                                                                                                                <w:left w:val="none" w:sz="0" w:space="0" w:color="auto"/>
                                                                                                                <w:bottom w:val="none" w:sz="0" w:space="0" w:color="auto"/>
                                                                                                                <w:right w:val="none" w:sz="0" w:space="0" w:color="auto"/>
                                                                                                              </w:divBdr>
                                                                                                              <w:divsChild>
                                                                                                                <w:div w:id="983198801">
                                                                                                                  <w:marLeft w:val="0"/>
                                                                                                                  <w:marRight w:val="0"/>
                                                                                                                  <w:marTop w:val="0"/>
                                                                                                                  <w:marBottom w:val="0"/>
                                                                                                                  <w:divBdr>
                                                                                                                    <w:top w:val="none" w:sz="0" w:space="0" w:color="auto"/>
                                                                                                                    <w:left w:val="none" w:sz="0" w:space="0" w:color="auto"/>
                                                                                                                    <w:bottom w:val="none" w:sz="0" w:space="0" w:color="auto"/>
                                                                                                                    <w:right w:val="none" w:sz="0" w:space="0" w:color="auto"/>
                                                                                                                  </w:divBdr>
                                                                                                                </w:div>
                                                                                                                <w:div w:id="611476917">
                                                                                                                  <w:marLeft w:val="0"/>
                                                                                                                  <w:marRight w:val="0"/>
                                                                                                                  <w:marTop w:val="0"/>
                                                                                                                  <w:marBottom w:val="0"/>
                                                                                                                  <w:divBdr>
                                                                                                                    <w:top w:val="none" w:sz="0" w:space="0" w:color="auto"/>
                                                                                                                    <w:left w:val="none" w:sz="0" w:space="0" w:color="auto"/>
                                                                                                                    <w:bottom w:val="none" w:sz="0" w:space="0" w:color="auto"/>
                                                                                                                    <w:right w:val="none" w:sz="0" w:space="0" w:color="auto"/>
                                                                                                                  </w:divBdr>
                                                                                                                  <w:divsChild>
                                                                                                                    <w:div w:id="403264124">
                                                                                                                      <w:marLeft w:val="0"/>
                                                                                                                      <w:marRight w:val="0"/>
                                                                                                                      <w:marTop w:val="96"/>
                                                                                                                      <w:marBottom w:val="0"/>
                                                                                                                      <w:divBdr>
                                                                                                                        <w:top w:val="none" w:sz="0" w:space="0" w:color="auto"/>
                                                                                                                        <w:left w:val="none" w:sz="0" w:space="0" w:color="auto"/>
                                                                                                                        <w:bottom w:val="none" w:sz="0" w:space="0" w:color="auto"/>
                                                                                                                        <w:right w:val="none" w:sz="0" w:space="0" w:color="auto"/>
                                                                                                                      </w:divBdr>
                                                                                                                    </w:div>
                                                                                                                    <w:div w:id="199363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55901">
                                                                                                              <w:marLeft w:val="0"/>
                                                                                                              <w:marRight w:val="0"/>
                                                                                                              <w:marTop w:val="0"/>
                                                                                                              <w:marBottom w:val="0"/>
                                                                                                              <w:divBdr>
                                                                                                                <w:top w:val="none" w:sz="0" w:space="0" w:color="auto"/>
                                                                                                                <w:left w:val="none" w:sz="0" w:space="0" w:color="auto"/>
                                                                                                                <w:bottom w:val="none" w:sz="0" w:space="0" w:color="auto"/>
                                                                                                                <w:right w:val="none" w:sz="0" w:space="0" w:color="auto"/>
                                                                                                              </w:divBdr>
                                                                                                              <w:divsChild>
                                                                                                                <w:div w:id="399063568">
                                                                                                                  <w:marLeft w:val="0"/>
                                                                                                                  <w:marRight w:val="0"/>
                                                                                                                  <w:marTop w:val="0"/>
                                                                                                                  <w:marBottom w:val="0"/>
                                                                                                                  <w:divBdr>
                                                                                                                    <w:top w:val="none" w:sz="0" w:space="0" w:color="auto"/>
                                                                                                                    <w:left w:val="none" w:sz="0" w:space="0" w:color="auto"/>
                                                                                                                    <w:bottom w:val="none" w:sz="0" w:space="0" w:color="auto"/>
                                                                                                                    <w:right w:val="none" w:sz="0" w:space="0" w:color="auto"/>
                                                                                                                  </w:divBdr>
                                                                                                                </w:div>
                                                                                                              </w:divsChild>
                                                                                                            </w:div>
                                                                                                            <w:div w:id="361324674">
                                                                                                              <w:marLeft w:val="0"/>
                                                                                                              <w:marRight w:val="0"/>
                                                                                                              <w:marTop w:val="0"/>
                                                                                                              <w:marBottom w:val="0"/>
                                                                                                              <w:divBdr>
                                                                                                                <w:top w:val="none" w:sz="0" w:space="0" w:color="auto"/>
                                                                                                                <w:left w:val="none" w:sz="0" w:space="0" w:color="auto"/>
                                                                                                                <w:bottom w:val="none" w:sz="0" w:space="0" w:color="auto"/>
                                                                                                                <w:right w:val="none" w:sz="0" w:space="0" w:color="auto"/>
                                                                                                              </w:divBdr>
                                                                                                              <w:divsChild>
                                                                                                                <w:div w:id="157458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20382">
                                                                                                          <w:marLeft w:val="0"/>
                                                                                                          <w:marRight w:val="0"/>
                                                                                                          <w:marTop w:val="0"/>
                                                                                                          <w:marBottom w:val="0"/>
                                                                                                          <w:divBdr>
                                                                                                            <w:top w:val="none" w:sz="0" w:space="0" w:color="auto"/>
                                                                                                            <w:left w:val="none" w:sz="0" w:space="0" w:color="auto"/>
                                                                                                            <w:bottom w:val="none" w:sz="0" w:space="0" w:color="auto"/>
                                                                                                            <w:right w:val="none" w:sz="0" w:space="0" w:color="auto"/>
                                                                                                          </w:divBdr>
                                                                                                          <w:divsChild>
                                                                                                            <w:div w:id="198705264">
                                                                                                              <w:marLeft w:val="0"/>
                                                                                                              <w:marRight w:val="0"/>
                                                                                                              <w:marTop w:val="0"/>
                                                                                                              <w:marBottom w:val="0"/>
                                                                                                              <w:divBdr>
                                                                                                                <w:top w:val="none" w:sz="0" w:space="0" w:color="auto"/>
                                                                                                                <w:left w:val="none" w:sz="0" w:space="0" w:color="auto"/>
                                                                                                                <w:bottom w:val="none" w:sz="0" w:space="0" w:color="auto"/>
                                                                                                                <w:right w:val="none" w:sz="0" w:space="0" w:color="auto"/>
                                                                                                              </w:divBdr>
                                                                                                              <w:divsChild>
                                                                                                                <w:div w:id="1903369736">
                                                                                                                  <w:marLeft w:val="0"/>
                                                                                                                  <w:marRight w:val="0"/>
                                                                                                                  <w:marTop w:val="0"/>
                                                                                                                  <w:marBottom w:val="0"/>
                                                                                                                  <w:divBdr>
                                                                                                                    <w:top w:val="none" w:sz="0" w:space="0" w:color="auto"/>
                                                                                                                    <w:left w:val="none" w:sz="0" w:space="0" w:color="auto"/>
                                                                                                                    <w:bottom w:val="none" w:sz="0" w:space="0" w:color="auto"/>
                                                                                                                    <w:right w:val="none" w:sz="0" w:space="0" w:color="auto"/>
                                                                                                                  </w:divBdr>
                                                                                                                </w:div>
                                                                                                                <w:div w:id="1614361080">
                                                                                                                  <w:marLeft w:val="0"/>
                                                                                                                  <w:marRight w:val="0"/>
                                                                                                                  <w:marTop w:val="0"/>
                                                                                                                  <w:marBottom w:val="0"/>
                                                                                                                  <w:divBdr>
                                                                                                                    <w:top w:val="none" w:sz="0" w:space="0" w:color="auto"/>
                                                                                                                    <w:left w:val="none" w:sz="0" w:space="0" w:color="auto"/>
                                                                                                                    <w:bottom w:val="none" w:sz="0" w:space="0" w:color="auto"/>
                                                                                                                    <w:right w:val="none" w:sz="0" w:space="0" w:color="auto"/>
                                                                                                                  </w:divBdr>
                                                                                                                  <w:divsChild>
                                                                                                                    <w:div w:id="540559233">
                                                                                                                      <w:marLeft w:val="0"/>
                                                                                                                      <w:marRight w:val="0"/>
                                                                                                                      <w:marTop w:val="96"/>
                                                                                                                      <w:marBottom w:val="0"/>
                                                                                                                      <w:divBdr>
                                                                                                                        <w:top w:val="none" w:sz="0" w:space="0" w:color="auto"/>
                                                                                                                        <w:left w:val="none" w:sz="0" w:space="0" w:color="auto"/>
                                                                                                                        <w:bottom w:val="none" w:sz="0" w:space="0" w:color="auto"/>
                                                                                                                        <w:right w:val="none" w:sz="0" w:space="0" w:color="auto"/>
                                                                                                                      </w:divBdr>
                                                                                                                    </w:div>
                                                                                                                    <w:div w:id="115738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41519872">
      <w:bodyDiv w:val="1"/>
      <w:marLeft w:val="0"/>
      <w:marRight w:val="0"/>
      <w:marTop w:val="0"/>
      <w:marBottom w:val="0"/>
      <w:divBdr>
        <w:top w:val="none" w:sz="0" w:space="0" w:color="auto"/>
        <w:left w:val="none" w:sz="0" w:space="0" w:color="auto"/>
        <w:bottom w:val="none" w:sz="0" w:space="0" w:color="auto"/>
        <w:right w:val="none" w:sz="0" w:space="0" w:color="auto"/>
      </w:divBdr>
    </w:div>
    <w:div w:id="2030134509">
      <w:bodyDiv w:val="1"/>
      <w:marLeft w:val="0"/>
      <w:marRight w:val="0"/>
      <w:marTop w:val="0"/>
      <w:marBottom w:val="0"/>
      <w:divBdr>
        <w:top w:val="none" w:sz="0" w:space="0" w:color="auto"/>
        <w:left w:val="none" w:sz="0" w:space="0" w:color="auto"/>
        <w:bottom w:val="none" w:sz="0" w:space="0" w:color="auto"/>
        <w:right w:val="none" w:sz="0" w:space="0" w:color="auto"/>
      </w:divBdr>
    </w:div>
    <w:div w:id="2069566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quickstats.nass.usda.gov/" TargetMode="External"/><Relationship Id="rId13" Type="http://schemas.openxmlformats.org/officeDocument/2006/relationships/hyperlink" Target="https://doi.org/10.1002/joc.721" TargetMode="External"/><Relationship Id="rId18" Type="http://schemas.openxmlformats.org/officeDocument/2006/relationships/hyperlink" Target="https://doi.org/10.1175/2011JAMC2476.1" TargetMode="External"/><Relationship Id="rId26" Type="http://schemas.openxmlformats.org/officeDocument/2006/relationships/image" Target="media/image3.tiff"/><Relationship Id="rId3" Type="http://schemas.openxmlformats.org/officeDocument/2006/relationships/settings" Target="settings.xml"/><Relationship Id="rId21" Type="http://schemas.openxmlformats.org/officeDocument/2006/relationships/hyperlink" Target="https://doi.org/10.1016/j.catena.2005.03.003" TargetMode="External"/><Relationship Id="rId7" Type="http://schemas.microsoft.com/office/2016/09/relationships/commentsIds" Target="commentsIds.xml"/><Relationship Id="rId12" Type="http://schemas.openxmlformats.org/officeDocument/2006/relationships/hyperlink" Target="https://doi.org/10.1175/1520-0442(1998)011%3c0404:EIOAIT%3e2.0.CO;2" TargetMode="External"/><Relationship Id="rId17" Type="http://schemas.openxmlformats.org/officeDocument/2006/relationships/hyperlink" Target="https://repository.library.noaa.gov/view/noaa/13836" TargetMode="External"/><Relationship Id="rId25"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doi.org/10.1126/science.1251423" TargetMode="External"/><Relationship Id="rId20" Type="http://schemas.openxmlformats.org/officeDocument/2006/relationships/hyperlink" Target="https://doi.org/10.1073/pnas.1222465110" TargetMode="External"/><Relationship Id="rId29" Type="http://schemas.openxmlformats.org/officeDocument/2006/relationships/image" Target="media/image6.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s://doi.org/10.1175/wcas-d-16-0110.1" TargetMode="External"/><Relationship Id="rId24" Type="http://schemas.openxmlformats.org/officeDocument/2006/relationships/image" Target="media/image1.png"/><Relationship Id="rId32" Type="http://schemas.openxmlformats.org/officeDocument/2006/relationships/theme" Target="theme/theme1.xml"/><Relationship Id="rId5" Type="http://schemas.openxmlformats.org/officeDocument/2006/relationships/comments" Target="comments.xml"/><Relationship Id="rId15" Type="http://schemas.openxmlformats.org/officeDocument/2006/relationships/hyperlink" Target="https://doi.org/10.1126/science.1204531" TargetMode="External"/><Relationship Id="rId23" Type="http://schemas.openxmlformats.org/officeDocument/2006/relationships/hyperlink" Target="http://iopscience.iop.org/10.1088/1748-9326/ab1ac9" TargetMode="External"/><Relationship Id="rId28" Type="http://schemas.openxmlformats.org/officeDocument/2006/relationships/image" Target="media/image5.png"/><Relationship Id="rId10" Type="http://schemas.openxmlformats.org/officeDocument/2006/relationships/hyperlink" Target="https://doi.org/10.1038/srep40845" TargetMode="External"/><Relationship Id="rId19" Type="http://schemas.openxmlformats.org/officeDocument/2006/relationships/hyperlink" Target="https://doi.org/10.1002/2015GL064586" TargetMode="External"/><Relationship Id="rId31" Type="http://schemas.microsoft.com/office/2011/relationships/people" Target="people.xml"/><Relationship Id="rId4" Type="http://schemas.openxmlformats.org/officeDocument/2006/relationships/webSettings" Target="webSettings.xml"/><Relationship Id="rId9" Type="http://schemas.openxmlformats.org/officeDocument/2006/relationships/hyperlink" Target="https://doi.org/10.1257/aer.p20151031" TargetMode="External"/><Relationship Id="rId14" Type="http://schemas.openxmlformats.org/officeDocument/2006/relationships/hyperlink" Target="https://doi.org/10.1126/science.1077838" TargetMode="External"/><Relationship Id="rId22" Type="http://schemas.openxmlformats.org/officeDocument/2006/relationships/hyperlink" Target="https://doi.org/10.1029/2018GL079291" TargetMode="External"/><Relationship Id="rId27" Type="http://schemas.openxmlformats.org/officeDocument/2006/relationships/image" Target="media/image4.tif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257</TotalTime>
  <Pages>18</Pages>
  <Words>5745</Words>
  <Characters>32749</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The University of North Carolina at Chapel Hill</Company>
  <LinksUpToDate>false</LinksUpToDate>
  <CharactersWithSpaces>38418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Eck, Montana Alan</dc:creator>
  <cp:keywords/>
  <dc:description/>
  <cp:lastModifiedBy>Andrew Murray</cp:lastModifiedBy>
  <cp:revision>72</cp:revision>
  <dcterms:created xsi:type="dcterms:W3CDTF">2019-07-15T12:19:00Z</dcterms:created>
  <dcterms:modified xsi:type="dcterms:W3CDTF">2019-07-20T00:53:00Z</dcterms:modified>
</cp:coreProperties>
</file>